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0B237">
      <w:pPr>
        <w:snapToGrid w:val="0"/>
        <w:spacing w:before="100" w:beforeAutospacing="1" w:after="100" w:afterAutospacing="1" w:line="360" w:lineRule="auto"/>
        <w:rPr>
          <w:rFonts w:ascii="黑体" w:hAnsi="宋体" w:eastAsia="黑体"/>
          <w:b/>
          <w:sz w:val="32"/>
          <w:szCs w:val="32"/>
        </w:rPr>
      </w:pPr>
      <w:bookmarkStart w:id="51" w:name="_GoBack"/>
      <w:bookmarkEnd w:id="51"/>
      <w:r>
        <w:rPr>
          <w:lang/>
        </w:rPr>
        <mc:AlternateContent>
          <mc:Choice Requires="wps">
            <w:drawing>
              <wp:anchor distT="0" distB="0" distL="114300" distR="114300" simplePos="0" relativeHeight="251660288" behindDoc="0" locked="0" layoutInCell="1" allowOverlap="1">
                <wp:simplePos x="0" y="0"/>
                <wp:positionH relativeFrom="column">
                  <wp:posOffset>2635885</wp:posOffset>
                </wp:positionH>
                <wp:positionV relativeFrom="paragraph">
                  <wp:posOffset>0</wp:posOffset>
                </wp:positionV>
                <wp:extent cx="1620520" cy="297180"/>
                <wp:effectExtent l="0" t="0" r="5080" b="7620"/>
                <wp:wrapNone/>
                <wp:docPr id="2" name="文本框 31"/>
                <wp:cNvGraphicFramePr/>
                <a:graphic xmlns:a="http://schemas.openxmlformats.org/drawingml/2006/main">
                  <a:graphicData uri="http://schemas.microsoft.com/office/word/2010/wordprocessingShape">
                    <wps:wsp>
                      <wps:cNvSpPr txBox="1"/>
                      <wps:spPr>
                        <a:xfrm>
                          <a:off x="0" y="0"/>
                          <a:ext cx="1620520" cy="297180"/>
                        </a:xfrm>
                        <a:prstGeom prst="rect">
                          <a:avLst/>
                        </a:prstGeom>
                        <a:solidFill>
                          <a:srgbClr val="FFFFFF"/>
                        </a:solidFill>
                        <a:ln>
                          <a:noFill/>
                        </a:ln>
                      </wps:spPr>
                      <wps:txbx>
                        <w:txbxContent>
                          <w:p w14:paraId="6C4E3A0A">
                            <w:pPr>
                              <w:jc w:val="left"/>
                            </w:pPr>
                            <w:r>
                              <w:rPr>
                                <w:rFonts w:hint="eastAsia"/>
                              </w:rPr>
                              <w:t>论文编号____________ ______________</w:t>
                            </w:r>
                          </w:p>
                        </w:txbxContent>
                      </wps:txbx>
                      <wps:bodyPr wrap="square" upright="1"/>
                    </wps:wsp>
                  </a:graphicData>
                </a:graphic>
              </wp:anchor>
            </w:drawing>
          </mc:Choice>
          <mc:Fallback>
            <w:pict>
              <v:shape id="文本框 31" o:spid="_x0000_s1026" o:spt="202" type="#_x0000_t202" style="position:absolute;left:0pt;margin-left:207.55pt;margin-top:0pt;height:23.4pt;width:127.6pt;z-index:251660288;mso-width-relative:page;mso-height-relative:page;" fillcolor="#FFFFFF"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">
                <v:fill on="t" focussize="0,0"/>
                <v:stroke on="f"/>
                <v:imagedata o:title=""/>
                <o:lock v:ext="edit" aspectratio="f"/>
                <v:textbox>
                  <w:txbxContent>
                    <w:p w14:paraId="6C4E3A0A">
                      <w:pPr>
                        <w:jc w:val="left"/>
                      </w:pPr>
                      <w:r>
                        <w:rPr>
                          <w:rFonts w:hint="eastAsia"/>
                        </w:rPr>
                        <w:t>论文编号____________ ______________</w:t>
                      </w:r>
                    </w:p>
                  </w:txbxContent>
                </v:textbox>
              </v:shape>
            </w:pict>
          </mc:Fallback>
        </mc:AlternateContent>
      </w:r>
      <w:r>
        <w:rPr>
          <w:lang/>
        </w:rPr>
        <w:drawing>
          <wp:anchor distT="0" distB="0" distL="114300" distR="114300" simplePos="0" relativeHeight="251659264" behindDoc="0" locked="0" layoutInCell="1" allowOverlap="0">
            <wp:simplePos x="0" y="0"/>
            <wp:positionH relativeFrom="column">
              <wp:posOffset>-59690</wp:posOffset>
            </wp:positionH>
            <wp:positionV relativeFrom="paragraph">
              <wp:posOffset>56515</wp:posOffset>
            </wp:positionV>
            <wp:extent cx="952500" cy="891540"/>
            <wp:effectExtent l="0" t="0" r="12700" b="22860"/>
            <wp:wrapSquare wrapText="bothSides"/>
            <wp:docPr id="1" name="图片 30"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0" descr="校徽"/>
                    <pic:cNvPicPr>
                      <a:picLocks noChangeAspect="1"/>
                    </pic:cNvPicPr>
                  </pic:nvPicPr>
                  <pic:blipFill>
                    <a:blip r:embed="rId17"/>
                    <a:stretch>
                      <a:fillRect/>
                    </a:stretch>
                  </pic:blipFill>
                  <pic:spPr>
                    <a:xfrm>
                      <a:off x="0" y="0"/>
                      <a:ext cx="952500" cy="891540"/>
                    </a:xfrm>
                    <a:prstGeom prst="rect">
                      <a:avLst/>
                    </a:prstGeom>
                    <a:noFill/>
                    <a:ln>
                      <a:noFill/>
                    </a:ln>
                  </pic:spPr>
                </pic:pic>
              </a:graphicData>
            </a:graphic>
          </wp:anchor>
        </w:drawing>
      </w:r>
    </w:p>
    <w:p w14:paraId="206ABDF8">
      <w:pPr>
        <w:snapToGrid w:val="0"/>
        <w:spacing w:before="100" w:beforeAutospacing="1" w:after="100" w:afterAutospacing="1"/>
        <w:ind w:left="840" w:firstLine="721" w:firstLineChars="150"/>
        <w:jc w:val="left"/>
        <w:rPr>
          <w:rFonts w:ascii="黑体" w:hAnsi="宋体" w:eastAsia="黑体"/>
          <w:b/>
          <w:sz w:val="32"/>
          <w:szCs w:val="32"/>
        </w:rPr>
      </w:pPr>
      <w:r>
        <w:rPr>
          <w:rFonts w:hint="eastAsia" w:ascii="华文中宋" w:hAnsi="华文中宋" w:eastAsia="华文中宋"/>
          <w:b/>
          <w:color w:val="3366CC"/>
          <w:sz w:val="48"/>
          <w:szCs w:val="48"/>
        </w:rPr>
        <w:t>对外经济贸易大学</w:t>
      </w:r>
    </w:p>
    <w:p w14:paraId="4B483644">
      <w:pPr>
        <w:snapToGrid w:val="0"/>
        <w:ind w:left="2100" w:firstLine="240" w:firstLineChars="50"/>
        <w:jc w:val="left"/>
        <w:rPr>
          <w:rFonts w:hint="eastAsia" w:ascii="华文中宋" w:hAnsi="华文中宋" w:eastAsia="华文中宋"/>
          <w:b/>
          <w:color w:val="3366CC"/>
          <w:sz w:val="48"/>
          <w:szCs w:val="48"/>
        </w:rPr>
      </w:pPr>
      <w:r>
        <w:rPr>
          <w:rFonts w:hint="eastAsia" w:ascii="华文中宋" w:hAnsi="华文中宋" w:eastAsia="华文中宋"/>
          <w:b/>
          <w:color w:val="3366CC"/>
          <w:sz w:val="48"/>
          <w:szCs w:val="48"/>
        </w:rPr>
        <w:t>高等</w:t>
      </w:r>
      <w:r>
        <w:rPr>
          <w:rFonts w:ascii="华文中宋" w:hAnsi="华文中宋" w:eastAsia="华文中宋"/>
          <w:b/>
          <w:color w:val="3366CC"/>
          <w:sz w:val="48"/>
          <w:szCs w:val="48"/>
        </w:rPr>
        <w:t>继续教育</w:t>
      </w:r>
      <w:r>
        <w:rPr>
          <w:rFonts w:hint="eastAsia" w:ascii="华文中宋" w:hAnsi="华文中宋" w:eastAsia="华文中宋"/>
          <w:b/>
          <w:color w:val="3366CC"/>
          <w:sz w:val="48"/>
          <w:szCs w:val="48"/>
        </w:rPr>
        <w:t>本科</w:t>
      </w:r>
    </w:p>
    <w:p w14:paraId="6AFB8C3E">
      <w:pPr>
        <w:snapToGrid w:val="0"/>
        <w:spacing w:line="360" w:lineRule="auto"/>
        <w:rPr>
          <w:rFonts w:ascii="黑体" w:hAnsi="宋体" w:eastAsia="黑体"/>
          <w:b/>
          <w:sz w:val="36"/>
          <w:szCs w:val="36"/>
        </w:rPr>
      </w:pPr>
    </w:p>
    <w:p w14:paraId="34652BB9">
      <w:pPr>
        <w:snapToGrid w:val="0"/>
        <w:spacing w:before="480" w:beforeLines="200" w:line="360" w:lineRule="auto"/>
        <w:jc w:val="center"/>
        <w:rPr>
          <w:rFonts w:ascii="黑体" w:eastAsia="黑体"/>
          <w:b/>
          <w:sz w:val="72"/>
          <w:szCs w:val="72"/>
        </w:rPr>
      </w:pPr>
      <w:r>
        <w:rPr>
          <w:rFonts w:hint="eastAsia" w:ascii="黑体" w:eastAsia="黑体"/>
          <w:b/>
          <w:sz w:val="72"/>
          <w:szCs w:val="72"/>
        </w:rPr>
        <w:t>毕业论文</w:t>
      </w:r>
    </w:p>
    <w:p w14:paraId="1DEC83DE">
      <w:pPr>
        <w:snapToGrid w:val="0"/>
        <w:spacing w:line="360" w:lineRule="auto"/>
        <w:rPr>
          <w:rFonts w:ascii="黑体" w:eastAsia="黑体"/>
          <w:b/>
          <w:sz w:val="24"/>
        </w:rPr>
      </w:pPr>
    </w:p>
    <w:p w14:paraId="27A4CE8C">
      <w:pPr>
        <w:snapToGrid w:val="0"/>
        <w:spacing w:line="360" w:lineRule="auto"/>
        <w:rPr>
          <w:rFonts w:ascii="黑体" w:eastAsia="黑体"/>
          <w:b/>
          <w:sz w:val="32"/>
        </w:rPr>
      </w:pPr>
    </w:p>
    <w:p w14:paraId="05591A1F">
      <w:pPr>
        <w:tabs>
          <w:tab w:val="left" w:pos="8480"/>
        </w:tabs>
        <w:snapToGrid w:val="0"/>
        <w:spacing w:line="360" w:lineRule="auto"/>
        <w:jc w:val="center"/>
        <w:rPr>
          <w:rFonts w:ascii="黑体" w:eastAsia="黑体"/>
          <w:b/>
          <w:sz w:val="44"/>
          <w:szCs w:val="44"/>
        </w:rPr>
      </w:pPr>
      <w:r>
        <w:rPr>
          <w:rFonts w:hint="eastAsia" w:ascii="黑体" w:hAnsi="黑体" w:eastAsia="黑体" w:cs="黑体"/>
          <w:b/>
          <w:sz w:val="44"/>
          <w:szCs w:val="44"/>
        </w:rPr>
        <w:t>城市商业银行信用风险管理的问题及对策研究——以邯郸银行为例</w:t>
      </w:r>
    </w:p>
    <w:p w14:paraId="3C8F3B7D">
      <w:pPr>
        <w:snapToGrid w:val="0"/>
        <w:spacing w:line="360" w:lineRule="auto"/>
        <w:rPr>
          <w:rFonts w:hint="eastAsia" w:ascii="黑体" w:eastAsia="黑体"/>
          <w:b/>
          <w:sz w:val="32"/>
        </w:rPr>
      </w:pPr>
    </w:p>
    <w:p w14:paraId="43CF4637">
      <w:pPr>
        <w:snapToGrid w:val="0"/>
        <w:spacing w:line="360" w:lineRule="auto"/>
        <w:rPr>
          <w:rFonts w:hint="eastAsia" w:ascii="黑体" w:eastAsia="黑体"/>
          <w:b/>
          <w:sz w:val="32"/>
        </w:rPr>
      </w:pPr>
    </w:p>
    <w:p w14:paraId="3BA5680F">
      <w:pPr>
        <w:snapToGrid w:val="0"/>
        <w:spacing w:line="360" w:lineRule="auto"/>
        <w:rPr>
          <w:rFonts w:hint="eastAsia" w:ascii="黑体" w:eastAsia="黑体"/>
          <w:b/>
          <w:sz w:val="32"/>
        </w:rPr>
      </w:pPr>
    </w:p>
    <w:p w14:paraId="2A7364B6">
      <w:pPr>
        <w:snapToGrid w:val="0"/>
        <w:spacing w:line="360" w:lineRule="auto"/>
        <w:rPr>
          <w:rFonts w:hint="eastAsia" w:ascii="黑体" w:eastAsia="黑体"/>
          <w:b/>
          <w:sz w:val="32"/>
        </w:rPr>
      </w:pPr>
    </w:p>
    <w:p w14:paraId="51684ECD">
      <w:pPr>
        <w:tabs>
          <w:tab w:val="left" w:pos="8480"/>
        </w:tabs>
        <w:snapToGrid w:val="0"/>
        <w:spacing w:line="360" w:lineRule="auto"/>
        <w:rPr>
          <w:rFonts w:hint="eastAsia" w:ascii="宋体" w:hAnsi="宋体"/>
          <w:b/>
          <w:sz w:val="32"/>
          <w:u w:val="single"/>
        </w:rPr>
      </w:pPr>
      <w:r>
        <w:rPr>
          <w:rFonts w:hint="eastAsia" w:ascii="宋体" w:hAnsi="宋体"/>
          <w:b/>
          <w:sz w:val="32"/>
        </w:rPr>
        <w:t xml:space="preserve">学 </w:t>
      </w:r>
      <w:r>
        <w:rPr>
          <w:rFonts w:ascii="宋体" w:hAnsi="宋体"/>
          <w:b/>
          <w:sz w:val="32"/>
        </w:rPr>
        <w:t xml:space="preserve">   </w:t>
      </w:r>
      <w:r>
        <w:rPr>
          <w:rFonts w:hint="eastAsia" w:ascii="宋体" w:hAnsi="宋体"/>
          <w:b/>
          <w:sz w:val="32"/>
        </w:rPr>
        <w:t xml:space="preserve">号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202141291004</w:t>
      </w:r>
      <w:r>
        <w:rPr>
          <w:rFonts w:ascii="宋体" w:hAnsi="宋体"/>
          <w:b/>
          <w:sz w:val="32"/>
          <w:u w:val="single"/>
        </w:rPr>
        <w:t xml:space="preserve"> </w:t>
      </w:r>
      <w:r>
        <w:rPr>
          <w:rFonts w:ascii="宋体" w:hAnsi="宋体"/>
          <w:b/>
          <w:sz w:val="32"/>
        </w:rPr>
        <w:t xml:space="preserve">   </w:t>
      </w:r>
      <w:r>
        <w:rPr>
          <w:rFonts w:hint="eastAsia" w:ascii="宋体" w:hAnsi="宋体"/>
          <w:b/>
          <w:sz w:val="32"/>
        </w:rPr>
        <w:t xml:space="preserve">姓 </w:t>
      </w:r>
      <w:r>
        <w:rPr>
          <w:rFonts w:ascii="宋体" w:hAnsi="宋体"/>
          <w:b/>
          <w:sz w:val="32"/>
        </w:rPr>
        <w:t xml:space="preserve">   </w:t>
      </w:r>
      <w:r>
        <w:rPr>
          <w:rFonts w:hint="eastAsia" w:ascii="宋体" w:hAnsi="宋体"/>
          <w:b/>
          <w:sz w:val="32"/>
        </w:rPr>
        <w:t>名</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候丽娟</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4B6D6B2C">
      <w:pPr>
        <w:tabs>
          <w:tab w:val="left" w:pos="8480"/>
        </w:tabs>
        <w:snapToGrid w:val="0"/>
        <w:spacing w:line="360" w:lineRule="auto"/>
        <w:rPr>
          <w:rFonts w:ascii="宋体" w:hAnsi="宋体"/>
          <w:b/>
          <w:sz w:val="32"/>
        </w:rPr>
      </w:pPr>
      <w:r>
        <w:rPr>
          <w:rFonts w:hint="eastAsia" w:ascii="宋体" w:hAnsi="宋体"/>
          <w:b/>
          <w:sz w:val="32"/>
        </w:rPr>
        <w:t xml:space="preserve">学习形式 </w:t>
      </w:r>
      <w:r>
        <w:rPr>
          <w:rFonts w:hint="eastAsia" w:ascii="宋体" w:hAnsi="宋体"/>
          <w:b/>
          <w:sz w:val="32"/>
          <w:u w:val="single"/>
        </w:rPr>
        <w:t xml:space="preserve">   函授高起本</w:t>
      </w:r>
      <w:r>
        <w:rPr>
          <w:rFonts w:ascii="宋体" w:hAnsi="宋体"/>
          <w:b/>
          <w:sz w:val="32"/>
          <w:u w:val="single"/>
        </w:rPr>
        <w:t xml:space="preserve"> </w:t>
      </w:r>
      <w:r>
        <w:rPr>
          <w:rFonts w:hint="eastAsia" w:ascii="宋体" w:hAnsi="宋体"/>
          <w:b/>
          <w:sz w:val="32"/>
          <w:u w:val="single"/>
        </w:rPr>
        <w:t xml:space="preserve"> </w:t>
      </w:r>
      <w:r>
        <w:rPr>
          <w:rFonts w:ascii="宋体" w:hAnsi="宋体"/>
          <w:b/>
          <w:sz w:val="32"/>
        </w:rPr>
        <w:t xml:space="preserve">   </w:t>
      </w:r>
      <w:r>
        <w:rPr>
          <w:rFonts w:hint="eastAsia" w:ascii="宋体" w:hAnsi="宋体"/>
          <w:b/>
          <w:sz w:val="32"/>
        </w:rPr>
        <w:t xml:space="preserve">指导教师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xzgl15</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2FE6CDD8">
      <w:pPr>
        <w:tabs>
          <w:tab w:val="left" w:pos="8480"/>
        </w:tabs>
        <w:snapToGrid w:val="0"/>
        <w:spacing w:line="360" w:lineRule="auto"/>
        <w:rPr>
          <w:rFonts w:hint="eastAsia" w:ascii="宋体" w:hAnsi="宋体"/>
          <w:b/>
          <w:sz w:val="32"/>
        </w:rPr>
      </w:pPr>
      <w:r>
        <w:rPr>
          <w:rFonts w:hint="eastAsia" w:ascii="宋体" w:hAnsi="宋体"/>
          <w:b/>
          <w:sz w:val="32"/>
        </w:rPr>
        <w:t xml:space="preserve">专 </w:t>
      </w:r>
      <w:r>
        <w:rPr>
          <w:rFonts w:ascii="宋体" w:hAnsi="宋体"/>
          <w:b/>
          <w:sz w:val="32"/>
        </w:rPr>
        <w:t xml:space="preserve">   </w:t>
      </w:r>
      <w:r>
        <w:rPr>
          <w:rFonts w:hint="eastAsia" w:ascii="宋体" w:hAnsi="宋体"/>
          <w:b/>
          <w:sz w:val="32"/>
        </w:rPr>
        <w:t xml:space="preserve">业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金融学</w:t>
      </w:r>
      <w:r>
        <w:rPr>
          <w:rFonts w:ascii="宋体" w:hAnsi="宋体"/>
          <w:b/>
          <w:sz w:val="32"/>
          <w:u w:val="single"/>
        </w:rPr>
        <w:t xml:space="preserve">     </w:t>
      </w:r>
      <w:r>
        <w:rPr>
          <w:rFonts w:ascii="宋体" w:hAnsi="宋体"/>
          <w:b/>
          <w:sz w:val="32"/>
        </w:rPr>
        <w:t xml:space="preserve">   </w:t>
      </w:r>
      <w:r>
        <w:rPr>
          <w:rFonts w:hint="eastAsia" w:ascii="宋体" w:hAnsi="宋体"/>
          <w:b/>
          <w:sz w:val="32"/>
        </w:rPr>
        <w:t>研究方向</w:t>
      </w:r>
      <w:r>
        <w:rPr>
          <w:rFonts w:ascii="宋体" w:hAnsi="宋体"/>
          <w:b/>
          <w:sz w:val="32"/>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信用风险防控</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505DFA92">
      <w:pPr>
        <w:tabs>
          <w:tab w:val="left" w:pos="8480"/>
        </w:tabs>
        <w:snapToGrid w:val="0"/>
        <w:spacing w:line="360" w:lineRule="auto"/>
        <w:rPr>
          <w:rFonts w:hint="eastAsia" w:ascii="宋体" w:hAnsi="宋体"/>
          <w:b/>
          <w:sz w:val="32"/>
        </w:rPr>
      </w:pPr>
      <w:r>
        <w:rPr>
          <w:rFonts w:hint="eastAsia" w:ascii="宋体" w:hAnsi="宋体"/>
          <w:b/>
          <w:sz w:val="32"/>
        </w:rPr>
        <w:t xml:space="preserve">完成时间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2026</w:t>
      </w:r>
      <w:r>
        <w:rPr>
          <w:rFonts w:ascii="宋体" w:hAnsi="宋体"/>
          <w:b/>
          <w:sz w:val="32"/>
          <w:u w:val="single"/>
        </w:rPr>
        <w:t xml:space="preserve">  </w:t>
      </w:r>
      <w:r>
        <w:rPr>
          <w:rFonts w:hint="eastAsia" w:ascii="宋体" w:hAnsi="宋体"/>
          <w:b/>
          <w:sz w:val="32"/>
        </w:rPr>
        <w:t xml:space="preserve">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2</w:t>
      </w:r>
      <w:r>
        <w:rPr>
          <w:rFonts w:ascii="宋体" w:hAnsi="宋体"/>
          <w:b/>
          <w:sz w:val="32"/>
          <w:u w:val="single"/>
        </w:rPr>
        <w:t xml:space="preserve"> </w:t>
      </w:r>
      <w:r>
        <w:rPr>
          <w:rFonts w:hint="eastAsia" w:ascii="宋体" w:hAnsi="宋体"/>
          <w:b/>
          <w:sz w:val="32"/>
          <w:u w:val="single"/>
        </w:rPr>
        <w:t xml:space="preserve"> </w:t>
      </w:r>
      <w:r>
        <w:rPr>
          <w:rFonts w:hint="eastAsia" w:ascii="宋体" w:hAnsi="宋体"/>
          <w:b/>
          <w:sz w:val="32"/>
        </w:rPr>
        <w:t xml:space="preserve"> 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24</w:t>
      </w:r>
      <w:r>
        <w:rPr>
          <w:rFonts w:ascii="宋体" w:hAnsi="宋体"/>
          <w:b/>
          <w:sz w:val="32"/>
          <w:u w:val="single"/>
        </w:rPr>
        <w:t xml:space="preserve">  </w:t>
      </w:r>
      <w:r>
        <w:rPr>
          <w:rFonts w:hint="eastAsia" w:ascii="宋体" w:hAnsi="宋体"/>
          <w:b/>
          <w:sz w:val="32"/>
        </w:rPr>
        <w:t>日</w:t>
      </w:r>
    </w:p>
    <w:p w14:paraId="5CA0B552">
      <w:pPr>
        <w:jc w:val="center"/>
        <w:rPr>
          <w:rFonts w:hint="eastAsia" w:ascii="黑体" w:eastAsia="黑体"/>
          <w:sz w:val="30"/>
          <w:szCs w:val="30"/>
        </w:rPr>
        <w:sectPr>
          <w:headerReference r:id="rId6" w:type="first"/>
          <w:footerReference r:id="rId7" w:type="default"/>
          <w:headerReference r:id="rId5" w:type="even"/>
          <w:footnotePr>
            <w:numFmt w:val="decimalEnclosedCircleChinese"/>
          </w:footnotePr>
          <w:type w:val="continuous"/>
          <w:pgSz w:w="11906" w:h="16838"/>
          <w:pgMar w:top="1440" w:right="1800" w:bottom="1440" w:left="1800" w:header="720" w:footer="720" w:gutter="0"/>
          <w:cols w:space="720" w:num="1"/>
          <w:docGrid w:linePitch="312" w:charSpace="0"/>
        </w:sectPr>
      </w:pPr>
    </w:p>
    <w:p w14:paraId="22584FC7">
      <w:pPr>
        <w:jc w:val="center"/>
        <w:rPr>
          <w:rFonts w:hint="eastAsia" w:ascii="黑体" w:eastAsia="黑体"/>
          <w:sz w:val="30"/>
          <w:szCs w:val="30"/>
        </w:rPr>
      </w:pPr>
      <w:r>
        <w:rPr>
          <w:rFonts w:hint="eastAsia" w:ascii="黑体" w:eastAsia="黑体"/>
          <w:sz w:val="30"/>
          <w:szCs w:val="30"/>
        </w:rPr>
        <w:t>目  录</w:t>
      </w:r>
    </w:p>
    <w:p w14:paraId="799EA5D2">
      <w:pPr>
        <w:pStyle w:val="11"/>
        <w:tabs>
          <w:tab w:val="right" w:leader="dot" w:pos="8306"/>
        </w:tabs>
        <w:spacing w:line="360" w:lineRule="auto"/>
        <w:rPr>
          <w:sz w:val="24"/>
        </w:rPr>
      </w:pPr>
      <w:r>
        <w:rPr>
          <w:rFonts w:hint="eastAsia" w:ascii="黑体" w:eastAsia="黑体"/>
          <w:sz w:val="30"/>
          <w:szCs w:val="30"/>
        </w:rPr>
        <w:fldChar w:fldCharType="begin"/>
      </w:r>
      <w:r>
        <w:rPr>
          <w:rFonts w:hint="eastAsia" w:ascii="黑体" w:eastAsia="黑体"/>
          <w:sz w:val="30"/>
          <w:szCs w:val="30"/>
        </w:rPr>
        <w:instrText xml:space="preserve">TOC \o "1-3" \h \u </w:instrText>
      </w:r>
      <w:r>
        <w:rPr>
          <w:rFonts w:hint="eastAsia" w:ascii="黑体" w:eastAsia="黑体"/>
          <w:sz w:val="30"/>
          <w:szCs w:val="30"/>
        </w:rPr>
        <w:fldChar w:fldCharType="separate"/>
      </w:r>
      <w:r>
        <w:rPr>
          <w:rFonts w:hint="eastAsia"/>
          <w:sz w:val="24"/>
          <w:szCs w:val="30"/>
        </w:rPr>
        <w:fldChar w:fldCharType="begin"/>
      </w:r>
      <w:r>
        <w:rPr>
          <w:rFonts w:hint="eastAsia"/>
          <w:sz w:val="24"/>
          <w:szCs w:val="30"/>
        </w:rPr>
        <w:instrText xml:space="preserve"> HYPERLINK \l _Toc6401 </w:instrText>
      </w:r>
      <w:r>
        <w:rPr>
          <w:rFonts w:hint="eastAsia"/>
          <w:sz w:val="24"/>
          <w:szCs w:val="30"/>
        </w:rPr>
        <w:fldChar w:fldCharType="separate"/>
      </w:r>
      <w:r>
        <w:rPr>
          <w:rFonts w:hint="eastAsia"/>
          <w:sz w:val="24"/>
          <w:szCs w:val="30"/>
        </w:rPr>
        <w:t>摘要</w:t>
      </w:r>
      <w:r>
        <w:rPr>
          <w:sz w:val="24"/>
        </w:rPr>
        <w:tab/>
      </w:r>
      <w:r>
        <w:rPr>
          <w:sz w:val="24"/>
        </w:rPr>
        <w:fldChar w:fldCharType="begin"/>
      </w:r>
      <w:r>
        <w:rPr>
          <w:sz w:val="24"/>
        </w:rPr>
        <w:instrText xml:space="preserve"> PAGEREF _Toc6401 \h </w:instrText>
      </w:r>
      <w:r>
        <w:rPr>
          <w:sz w:val="24"/>
        </w:rPr>
        <w:fldChar w:fldCharType="separate"/>
      </w:r>
      <w:r>
        <w:rPr>
          <w:sz w:val="24"/>
        </w:rPr>
        <w:t>III</w:t>
      </w:r>
      <w:r>
        <w:rPr>
          <w:sz w:val="24"/>
        </w:rPr>
        <w:fldChar w:fldCharType="end"/>
      </w:r>
      <w:r>
        <w:rPr>
          <w:rFonts w:hint="eastAsia"/>
          <w:sz w:val="24"/>
          <w:szCs w:val="30"/>
        </w:rPr>
        <w:fldChar w:fldCharType="end"/>
      </w:r>
    </w:p>
    <w:p w14:paraId="463723EE">
      <w:pPr>
        <w:pStyle w:val="11"/>
        <w:tabs>
          <w:tab w:val="right" w:leader="dot" w:pos="8306"/>
        </w:tabs>
        <w:spacing w:line="360" w:lineRule="auto"/>
        <w:rPr>
          <w:rFonts w:hint="eastAsia"/>
          <w:sz w:val="24"/>
          <w:szCs w:val="30"/>
        </w:rPr>
      </w:pPr>
    </w:p>
    <w:p w14:paraId="2D55ECDA">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_Toc23449 </w:instrText>
      </w:r>
      <w:r>
        <w:rPr>
          <w:rFonts w:hint="eastAsia"/>
          <w:sz w:val="24"/>
          <w:szCs w:val="30"/>
        </w:rPr>
        <w:fldChar w:fldCharType="separate"/>
      </w:r>
      <w:r>
        <w:rPr>
          <w:rFonts w:hint="eastAsia"/>
          <w:sz w:val="24"/>
          <w:szCs w:val="30"/>
        </w:rPr>
        <w:t>一、引言</w:t>
      </w:r>
      <w:r>
        <w:rPr>
          <w:sz w:val="24"/>
        </w:rPr>
        <w:tab/>
      </w:r>
      <w:r>
        <w:rPr>
          <w:sz w:val="24"/>
        </w:rPr>
        <w:fldChar w:fldCharType="begin"/>
      </w:r>
      <w:r>
        <w:rPr>
          <w:sz w:val="24"/>
        </w:rPr>
        <w:instrText xml:space="preserve"> PAGEREF _Toc23449 \h </w:instrText>
      </w:r>
      <w:r>
        <w:rPr>
          <w:sz w:val="24"/>
        </w:rPr>
        <w:fldChar w:fldCharType="separate"/>
      </w:r>
      <w:r>
        <w:rPr>
          <w:sz w:val="24"/>
        </w:rPr>
        <w:t>1</w:t>
      </w:r>
      <w:r>
        <w:rPr>
          <w:sz w:val="24"/>
        </w:rPr>
        <w:fldChar w:fldCharType="end"/>
      </w:r>
      <w:r>
        <w:rPr>
          <w:rFonts w:hint="eastAsia"/>
          <w:sz w:val="24"/>
          <w:szCs w:val="30"/>
        </w:rPr>
        <w:fldChar w:fldCharType="end"/>
      </w:r>
    </w:p>
    <w:p w14:paraId="2F595BF9">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_Toc10088 </w:instrText>
      </w:r>
      <w:r>
        <w:rPr>
          <w:rFonts w:hint="eastAsia"/>
          <w:sz w:val="24"/>
          <w:szCs w:val="30"/>
        </w:rPr>
        <w:fldChar w:fldCharType="separate"/>
      </w:r>
      <w:r>
        <w:rPr>
          <w:rFonts w:hint="eastAsia"/>
          <w:sz w:val="24"/>
        </w:rPr>
        <w:t>（一）研究背景</w:t>
      </w:r>
      <w:r>
        <w:rPr>
          <w:sz w:val="24"/>
        </w:rPr>
        <w:tab/>
      </w:r>
      <w:r>
        <w:rPr>
          <w:sz w:val="24"/>
        </w:rPr>
        <w:fldChar w:fldCharType="begin"/>
      </w:r>
      <w:r>
        <w:rPr>
          <w:sz w:val="24"/>
        </w:rPr>
        <w:instrText xml:space="preserve"> PAGEREF _Toc10088 \h </w:instrText>
      </w:r>
      <w:r>
        <w:rPr>
          <w:sz w:val="24"/>
        </w:rPr>
        <w:fldChar w:fldCharType="separate"/>
      </w:r>
      <w:r>
        <w:rPr>
          <w:sz w:val="24"/>
        </w:rPr>
        <w:t>1</w:t>
      </w:r>
      <w:r>
        <w:rPr>
          <w:sz w:val="24"/>
        </w:rPr>
        <w:fldChar w:fldCharType="end"/>
      </w:r>
      <w:r>
        <w:rPr>
          <w:rFonts w:hint="eastAsia"/>
          <w:sz w:val="24"/>
          <w:szCs w:val="30"/>
        </w:rPr>
        <w:fldChar w:fldCharType="end"/>
      </w:r>
    </w:p>
    <w:p w14:paraId="2A2989D0">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_Toc14184 </w:instrText>
      </w:r>
      <w:r>
        <w:rPr>
          <w:rFonts w:hint="eastAsia"/>
          <w:sz w:val="24"/>
          <w:szCs w:val="30"/>
        </w:rPr>
        <w:fldChar w:fldCharType="separate"/>
      </w:r>
      <w:r>
        <w:rPr>
          <w:rFonts w:hint="eastAsia"/>
          <w:sz w:val="24"/>
        </w:rPr>
        <w:t>（二）研究意义</w:t>
      </w:r>
      <w:r>
        <w:rPr>
          <w:sz w:val="24"/>
        </w:rPr>
        <w:tab/>
      </w:r>
      <w:r>
        <w:rPr>
          <w:sz w:val="24"/>
        </w:rPr>
        <w:fldChar w:fldCharType="begin"/>
      </w:r>
      <w:r>
        <w:rPr>
          <w:sz w:val="24"/>
        </w:rPr>
        <w:instrText xml:space="preserve"> PAGEREF _Toc14184 \h </w:instrText>
      </w:r>
      <w:r>
        <w:rPr>
          <w:sz w:val="24"/>
        </w:rPr>
        <w:fldChar w:fldCharType="separate"/>
      </w:r>
      <w:r>
        <w:rPr>
          <w:sz w:val="24"/>
        </w:rPr>
        <w:t>1</w:t>
      </w:r>
      <w:r>
        <w:rPr>
          <w:sz w:val="24"/>
        </w:rPr>
        <w:fldChar w:fldCharType="end"/>
      </w:r>
      <w:r>
        <w:rPr>
          <w:rFonts w:hint="eastAsia"/>
          <w:sz w:val="24"/>
          <w:szCs w:val="30"/>
        </w:rPr>
        <w:fldChar w:fldCharType="end"/>
      </w:r>
    </w:p>
    <w:p w14:paraId="47804EA5">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_Toc25228 </w:instrText>
      </w:r>
      <w:r>
        <w:rPr>
          <w:rFonts w:hint="eastAsia"/>
          <w:sz w:val="24"/>
          <w:szCs w:val="30"/>
        </w:rPr>
        <w:fldChar w:fldCharType="separate"/>
      </w:r>
      <w:r>
        <w:rPr>
          <w:rFonts w:hint="eastAsia"/>
          <w:sz w:val="24"/>
        </w:rPr>
        <w:t>1.理论意义</w:t>
      </w:r>
      <w:r>
        <w:rPr>
          <w:sz w:val="24"/>
        </w:rPr>
        <w:tab/>
      </w:r>
      <w:r>
        <w:rPr>
          <w:sz w:val="24"/>
        </w:rPr>
        <w:fldChar w:fldCharType="begin"/>
      </w:r>
      <w:r>
        <w:rPr>
          <w:sz w:val="24"/>
        </w:rPr>
        <w:instrText xml:space="preserve"> PAGEREF _Toc25228 \h </w:instrText>
      </w:r>
      <w:r>
        <w:rPr>
          <w:sz w:val="24"/>
        </w:rPr>
        <w:fldChar w:fldCharType="separate"/>
      </w:r>
      <w:r>
        <w:rPr>
          <w:sz w:val="24"/>
        </w:rPr>
        <w:t>1</w:t>
      </w:r>
      <w:r>
        <w:rPr>
          <w:sz w:val="24"/>
        </w:rPr>
        <w:fldChar w:fldCharType="end"/>
      </w:r>
      <w:r>
        <w:rPr>
          <w:rFonts w:hint="eastAsia"/>
          <w:sz w:val="24"/>
          <w:szCs w:val="30"/>
        </w:rPr>
        <w:fldChar w:fldCharType="end"/>
      </w:r>
    </w:p>
    <w:p w14:paraId="50D2B7A7">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_Toc28517 </w:instrText>
      </w:r>
      <w:r>
        <w:rPr>
          <w:rFonts w:hint="eastAsia"/>
          <w:sz w:val="24"/>
          <w:szCs w:val="30"/>
        </w:rPr>
        <w:fldChar w:fldCharType="separate"/>
      </w:r>
      <w:r>
        <w:rPr>
          <w:rFonts w:hint="eastAsia"/>
          <w:sz w:val="24"/>
        </w:rPr>
        <w:t>2.实践意义</w:t>
      </w:r>
      <w:r>
        <w:rPr>
          <w:sz w:val="24"/>
        </w:rPr>
        <w:tab/>
      </w:r>
      <w:r>
        <w:rPr>
          <w:sz w:val="24"/>
        </w:rPr>
        <w:fldChar w:fldCharType="begin"/>
      </w:r>
      <w:r>
        <w:rPr>
          <w:sz w:val="24"/>
        </w:rPr>
        <w:instrText xml:space="preserve"> PAGEREF _Toc28517 \h </w:instrText>
      </w:r>
      <w:r>
        <w:rPr>
          <w:sz w:val="24"/>
        </w:rPr>
        <w:fldChar w:fldCharType="separate"/>
      </w:r>
      <w:r>
        <w:rPr>
          <w:sz w:val="24"/>
        </w:rPr>
        <w:t>1</w:t>
      </w:r>
      <w:r>
        <w:rPr>
          <w:sz w:val="24"/>
        </w:rPr>
        <w:fldChar w:fldCharType="end"/>
      </w:r>
      <w:r>
        <w:rPr>
          <w:rFonts w:hint="eastAsia"/>
          <w:sz w:val="24"/>
          <w:szCs w:val="30"/>
        </w:rPr>
        <w:fldChar w:fldCharType="end"/>
      </w:r>
    </w:p>
    <w:p w14:paraId="61881D13">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_Toc32511 </w:instrText>
      </w:r>
      <w:r>
        <w:rPr>
          <w:rFonts w:hint="eastAsia"/>
          <w:sz w:val="24"/>
          <w:szCs w:val="30"/>
        </w:rPr>
        <w:fldChar w:fldCharType="separate"/>
      </w:r>
      <w:r>
        <w:rPr>
          <w:rFonts w:hint="eastAsia"/>
          <w:sz w:val="24"/>
        </w:rPr>
        <w:t>（三）文献综述</w:t>
      </w:r>
      <w:r>
        <w:rPr>
          <w:sz w:val="24"/>
        </w:rPr>
        <w:tab/>
      </w:r>
      <w:r>
        <w:rPr>
          <w:sz w:val="24"/>
        </w:rPr>
        <w:fldChar w:fldCharType="begin"/>
      </w:r>
      <w:r>
        <w:rPr>
          <w:sz w:val="24"/>
        </w:rPr>
        <w:instrText xml:space="preserve"> PAGEREF _Toc32511 \h </w:instrText>
      </w:r>
      <w:r>
        <w:rPr>
          <w:sz w:val="24"/>
        </w:rPr>
        <w:fldChar w:fldCharType="separate"/>
      </w:r>
      <w:r>
        <w:rPr>
          <w:sz w:val="24"/>
        </w:rPr>
        <w:t>1</w:t>
      </w:r>
      <w:r>
        <w:rPr>
          <w:sz w:val="24"/>
        </w:rPr>
        <w:fldChar w:fldCharType="end"/>
      </w:r>
      <w:r>
        <w:rPr>
          <w:rFonts w:hint="eastAsia"/>
          <w:sz w:val="24"/>
          <w:szCs w:val="30"/>
        </w:rPr>
        <w:fldChar w:fldCharType="end"/>
      </w:r>
    </w:p>
    <w:p w14:paraId="5340045C">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_Toc19185 </w:instrText>
      </w:r>
      <w:r>
        <w:rPr>
          <w:rFonts w:hint="eastAsia"/>
          <w:sz w:val="24"/>
          <w:szCs w:val="30"/>
        </w:rPr>
        <w:fldChar w:fldCharType="separate"/>
      </w:r>
      <w:r>
        <w:rPr>
          <w:rFonts w:hint="eastAsia"/>
          <w:sz w:val="24"/>
        </w:rPr>
        <w:t>1.国内相关研究</w:t>
      </w:r>
      <w:r>
        <w:rPr>
          <w:sz w:val="24"/>
        </w:rPr>
        <w:tab/>
      </w:r>
      <w:r>
        <w:rPr>
          <w:sz w:val="24"/>
        </w:rPr>
        <w:fldChar w:fldCharType="begin"/>
      </w:r>
      <w:r>
        <w:rPr>
          <w:sz w:val="24"/>
        </w:rPr>
        <w:instrText xml:space="preserve"> PAGEREF _Toc19185 \h </w:instrText>
      </w:r>
      <w:r>
        <w:rPr>
          <w:sz w:val="24"/>
        </w:rPr>
        <w:fldChar w:fldCharType="separate"/>
      </w:r>
      <w:r>
        <w:rPr>
          <w:sz w:val="24"/>
        </w:rPr>
        <w:t>1</w:t>
      </w:r>
      <w:r>
        <w:rPr>
          <w:sz w:val="24"/>
        </w:rPr>
        <w:fldChar w:fldCharType="end"/>
      </w:r>
      <w:r>
        <w:rPr>
          <w:rFonts w:hint="eastAsia"/>
          <w:sz w:val="24"/>
          <w:szCs w:val="30"/>
        </w:rPr>
        <w:fldChar w:fldCharType="end"/>
      </w:r>
    </w:p>
    <w:p w14:paraId="2D8CFE08">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_Toc24395 </w:instrText>
      </w:r>
      <w:r>
        <w:rPr>
          <w:rFonts w:hint="eastAsia"/>
          <w:sz w:val="24"/>
          <w:szCs w:val="30"/>
        </w:rPr>
        <w:fldChar w:fldCharType="separate"/>
      </w:r>
      <w:r>
        <w:rPr>
          <w:rFonts w:hint="eastAsia"/>
          <w:sz w:val="24"/>
        </w:rPr>
        <w:t>2.国外相关研究</w:t>
      </w:r>
      <w:r>
        <w:rPr>
          <w:sz w:val="24"/>
        </w:rPr>
        <w:tab/>
      </w:r>
      <w:r>
        <w:rPr>
          <w:sz w:val="24"/>
        </w:rPr>
        <w:fldChar w:fldCharType="begin"/>
      </w:r>
      <w:r>
        <w:rPr>
          <w:sz w:val="24"/>
        </w:rPr>
        <w:instrText xml:space="preserve"> PAGEREF _Toc24395 \h </w:instrText>
      </w:r>
      <w:r>
        <w:rPr>
          <w:sz w:val="24"/>
        </w:rPr>
        <w:fldChar w:fldCharType="separate"/>
      </w:r>
      <w:r>
        <w:rPr>
          <w:sz w:val="24"/>
        </w:rPr>
        <w:t>2</w:t>
      </w:r>
      <w:r>
        <w:rPr>
          <w:sz w:val="24"/>
        </w:rPr>
        <w:fldChar w:fldCharType="end"/>
      </w:r>
      <w:r>
        <w:rPr>
          <w:rFonts w:hint="eastAsia"/>
          <w:sz w:val="24"/>
          <w:szCs w:val="30"/>
        </w:rPr>
        <w:fldChar w:fldCharType="end"/>
      </w:r>
    </w:p>
    <w:p w14:paraId="6B532445">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_Toc16472 </w:instrText>
      </w:r>
      <w:r>
        <w:rPr>
          <w:rFonts w:hint="eastAsia"/>
          <w:sz w:val="24"/>
          <w:szCs w:val="30"/>
        </w:rPr>
        <w:fldChar w:fldCharType="separate"/>
      </w:r>
      <w:r>
        <w:rPr>
          <w:rFonts w:hint="eastAsia"/>
          <w:sz w:val="24"/>
        </w:rPr>
        <w:t>3.文献述评</w:t>
      </w:r>
      <w:r>
        <w:rPr>
          <w:sz w:val="24"/>
        </w:rPr>
        <w:tab/>
      </w:r>
      <w:r>
        <w:rPr>
          <w:sz w:val="24"/>
        </w:rPr>
        <w:fldChar w:fldCharType="begin"/>
      </w:r>
      <w:r>
        <w:rPr>
          <w:sz w:val="24"/>
        </w:rPr>
        <w:instrText xml:space="preserve"> PAGEREF _Toc16472 \h </w:instrText>
      </w:r>
      <w:r>
        <w:rPr>
          <w:sz w:val="24"/>
        </w:rPr>
        <w:fldChar w:fldCharType="separate"/>
      </w:r>
      <w:r>
        <w:rPr>
          <w:sz w:val="24"/>
        </w:rPr>
        <w:t>3</w:t>
      </w:r>
      <w:r>
        <w:rPr>
          <w:sz w:val="24"/>
        </w:rPr>
        <w:fldChar w:fldCharType="end"/>
      </w:r>
      <w:r>
        <w:rPr>
          <w:rFonts w:hint="eastAsia"/>
          <w:sz w:val="24"/>
          <w:szCs w:val="30"/>
        </w:rPr>
        <w:fldChar w:fldCharType="end"/>
      </w:r>
    </w:p>
    <w:p w14:paraId="4CFBE1AA">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_Toc28372 </w:instrText>
      </w:r>
      <w:r>
        <w:rPr>
          <w:rFonts w:hint="eastAsia"/>
          <w:sz w:val="24"/>
          <w:szCs w:val="30"/>
        </w:rPr>
        <w:fldChar w:fldCharType="separate"/>
      </w:r>
      <w:r>
        <w:rPr>
          <w:rFonts w:hint="eastAsia"/>
          <w:sz w:val="24"/>
        </w:rPr>
        <w:t>（四）相关概念</w:t>
      </w:r>
      <w:r>
        <w:rPr>
          <w:sz w:val="24"/>
        </w:rPr>
        <w:tab/>
      </w:r>
      <w:r>
        <w:rPr>
          <w:sz w:val="24"/>
        </w:rPr>
        <w:fldChar w:fldCharType="begin"/>
      </w:r>
      <w:r>
        <w:rPr>
          <w:sz w:val="24"/>
        </w:rPr>
        <w:instrText xml:space="preserve"> PAGEREF _Toc28372 \h </w:instrText>
      </w:r>
      <w:r>
        <w:rPr>
          <w:sz w:val="24"/>
        </w:rPr>
        <w:fldChar w:fldCharType="separate"/>
      </w:r>
      <w:r>
        <w:rPr>
          <w:sz w:val="24"/>
        </w:rPr>
        <w:t>3</w:t>
      </w:r>
      <w:r>
        <w:rPr>
          <w:sz w:val="24"/>
        </w:rPr>
        <w:fldChar w:fldCharType="end"/>
      </w:r>
      <w:r>
        <w:rPr>
          <w:rFonts w:hint="eastAsia"/>
          <w:sz w:val="24"/>
          <w:szCs w:val="30"/>
        </w:rPr>
        <w:fldChar w:fldCharType="end"/>
      </w:r>
    </w:p>
    <w:p w14:paraId="4F456517">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_Toc10924 </w:instrText>
      </w:r>
      <w:r>
        <w:rPr>
          <w:rFonts w:hint="eastAsia"/>
          <w:sz w:val="24"/>
          <w:szCs w:val="30"/>
        </w:rPr>
        <w:fldChar w:fldCharType="separate"/>
      </w:r>
      <w:r>
        <w:rPr>
          <w:rFonts w:hint="eastAsia"/>
          <w:sz w:val="24"/>
        </w:rPr>
        <w:t>1.城市商业银行</w:t>
      </w:r>
      <w:r>
        <w:rPr>
          <w:sz w:val="24"/>
        </w:rPr>
        <w:tab/>
      </w:r>
      <w:r>
        <w:rPr>
          <w:sz w:val="24"/>
        </w:rPr>
        <w:fldChar w:fldCharType="begin"/>
      </w:r>
      <w:r>
        <w:rPr>
          <w:sz w:val="24"/>
        </w:rPr>
        <w:instrText xml:space="preserve"> PAGEREF _Toc10924 \h </w:instrText>
      </w:r>
      <w:r>
        <w:rPr>
          <w:sz w:val="24"/>
        </w:rPr>
        <w:fldChar w:fldCharType="separate"/>
      </w:r>
      <w:r>
        <w:rPr>
          <w:sz w:val="24"/>
        </w:rPr>
        <w:t>3</w:t>
      </w:r>
      <w:r>
        <w:rPr>
          <w:sz w:val="24"/>
        </w:rPr>
        <w:fldChar w:fldCharType="end"/>
      </w:r>
      <w:r>
        <w:rPr>
          <w:rFonts w:hint="eastAsia"/>
          <w:sz w:val="24"/>
          <w:szCs w:val="30"/>
        </w:rPr>
        <w:fldChar w:fldCharType="end"/>
      </w:r>
    </w:p>
    <w:p w14:paraId="08E1A92C">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_Toc11438 </w:instrText>
      </w:r>
      <w:r>
        <w:rPr>
          <w:rFonts w:hint="eastAsia"/>
          <w:sz w:val="24"/>
          <w:szCs w:val="30"/>
        </w:rPr>
        <w:fldChar w:fldCharType="separate"/>
      </w:r>
      <w:r>
        <w:rPr>
          <w:rFonts w:hint="eastAsia"/>
          <w:sz w:val="24"/>
        </w:rPr>
        <w:t>2.信用风险</w:t>
      </w:r>
      <w:r>
        <w:rPr>
          <w:sz w:val="24"/>
        </w:rPr>
        <w:tab/>
      </w:r>
      <w:r>
        <w:rPr>
          <w:sz w:val="24"/>
        </w:rPr>
        <w:fldChar w:fldCharType="begin"/>
      </w:r>
      <w:r>
        <w:rPr>
          <w:sz w:val="24"/>
        </w:rPr>
        <w:instrText xml:space="preserve"> PAGEREF _Toc11438 \h </w:instrText>
      </w:r>
      <w:r>
        <w:rPr>
          <w:sz w:val="24"/>
        </w:rPr>
        <w:fldChar w:fldCharType="separate"/>
      </w:r>
      <w:r>
        <w:rPr>
          <w:sz w:val="24"/>
        </w:rPr>
        <w:t>3</w:t>
      </w:r>
      <w:r>
        <w:rPr>
          <w:sz w:val="24"/>
        </w:rPr>
        <w:fldChar w:fldCharType="end"/>
      </w:r>
      <w:r>
        <w:rPr>
          <w:rFonts w:hint="eastAsia"/>
          <w:sz w:val="24"/>
          <w:szCs w:val="30"/>
        </w:rPr>
        <w:fldChar w:fldCharType="end"/>
      </w:r>
    </w:p>
    <w:p w14:paraId="5E4E5FD8">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_Toc9142 </w:instrText>
      </w:r>
      <w:r>
        <w:rPr>
          <w:rFonts w:hint="eastAsia"/>
          <w:sz w:val="24"/>
          <w:szCs w:val="30"/>
        </w:rPr>
        <w:fldChar w:fldCharType="separate"/>
      </w:r>
      <w:r>
        <w:rPr>
          <w:rFonts w:hint="eastAsia"/>
          <w:sz w:val="24"/>
        </w:rPr>
        <w:t>3.信用风险管理</w:t>
      </w:r>
      <w:r>
        <w:rPr>
          <w:sz w:val="24"/>
        </w:rPr>
        <w:tab/>
      </w:r>
      <w:r>
        <w:rPr>
          <w:sz w:val="24"/>
        </w:rPr>
        <w:fldChar w:fldCharType="begin"/>
      </w:r>
      <w:r>
        <w:rPr>
          <w:sz w:val="24"/>
        </w:rPr>
        <w:instrText xml:space="preserve"> PAGEREF _Toc9142 \h </w:instrText>
      </w:r>
      <w:r>
        <w:rPr>
          <w:sz w:val="24"/>
        </w:rPr>
        <w:fldChar w:fldCharType="separate"/>
      </w:r>
      <w:r>
        <w:rPr>
          <w:sz w:val="24"/>
        </w:rPr>
        <w:t>3</w:t>
      </w:r>
      <w:r>
        <w:rPr>
          <w:sz w:val="24"/>
        </w:rPr>
        <w:fldChar w:fldCharType="end"/>
      </w:r>
      <w:r>
        <w:rPr>
          <w:rFonts w:hint="eastAsia"/>
          <w:sz w:val="24"/>
          <w:szCs w:val="30"/>
        </w:rPr>
        <w:fldChar w:fldCharType="end"/>
      </w:r>
    </w:p>
    <w:p w14:paraId="478A1838">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_Toc11878 </w:instrText>
      </w:r>
      <w:r>
        <w:rPr>
          <w:rFonts w:hint="eastAsia"/>
          <w:sz w:val="24"/>
          <w:szCs w:val="30"/>
        </w:rPr>
        <w:fldChar w:fldCharType="separate"/>
      </w:r>
      <w:r>
        <w:rPr>
          <w:rFonts w:hint="eastAsia"/>
          <w:sz w:val="24"/>
          <w:szCs w:val="30"/>
        </w:rPr>
        <w:t>二、理论基础</w:t>
      </w:r>
      <w:r>
        <w:rPr>
          <w:sz w:val="24"/>
        </w:rPr>
        <w:tab/>
      </w:r>
      <w:r>
        <w:rPr>
          <w:sz w:val="24"/>
        </w:rPr>
        <w:fldChar w:fldCharType="begin"/>
      </w:r>
      <w:r>
        <w:rPr>
          <w:sz w:val="24"/>
        </w:rPr>
        <w:instrText xml:space="preserve"> PAGEREF _Toc11878 \h </w:instrText>
      </w:r>
      <w:r>
        <w:rPr>
          <w:sz w:val="24"/>
        </w:rPr>
        <w:fldChar w:fldCharType="separate"/>
      </w:r>
      <w:r>
        <w:rPr>
          <w:sz w:val="24"/>
        </w:rPr>
        <w:t>4</w:t>
      </w:r>
      <w:r>
        <w:rPr>
          <w:sz w:val="24"/>
        </w:rPr>
        <w:fldChar w:fldCharType="end"/>
      </w:r>
      <w:r>
        <w:rPr>
          <w:rFonts w:hint="eastAsia"/>
          <w:sz w:val="24"/>
          <w:szCs w:val="30"/>
        </w:rPr>
        <w:fldChar w:fldCharType="end"/>
      </w:r>
    </w:p>
    <w:p w14:paraId="7945AF6D">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_Toc18987 </w:instrText>
      </w:r>
      <w:r>
        <w:rPr>
          <w:rFonts w:hint="eastAsia"/>
          <w:sz w:val="24"/>
          <w:szCs w:val="30"/>
        </w:rPr>
        <w:fldChar w:fldCharType="separate"/>
      </w:r>
      <w:r>
        <w:rPr>
          <w:rFonts w:hint="eastAsia"/>
          <w:sz w:val="24"/>
        </w:rPr>
        <w:t>（一）信息不对称理论</w:t>
      </w:r>
      <w:r>
        <w:rPr>
          <w:sz w:val="24"/>
        </w:rPr>
        <w:tab/>
      </w:r>
      <w:r>
        <w:rPr>
          <w:sz w:val="24"/>
        </w:rPr>
        <w:fldChar w:fldCharType="begin"/>
      </w:r>
      <w:r>
        <w:rPr>
          <w:sz w:val="24"/>
        </w:rPr>
        <w:instrText xml:space="preserve"> PAGEREF _Toc18987 \h </w:instrText>
      </w:r>
      <w:r>
        <w:rPr>
          <w:sz w:val="24"/>
        </w:rPr>
        <w:fldChar w:fldCharType="separate"/>
      </w:r>
      <w:r>
        <w:rPr>
          <w:sz w:val="24"/>
        </w:rPr>
        <w:t>4</w:t>
      </w:r>
      <w:r>
        <w:rPr>
          <w:sz w:val="24"/>
        </w:rPr>
        <w:fldChar w:fldCharType="end"/>
      </w:r>
      <w:r>
        <w:rPr>
          <w:rFonts w:hint="eastAsia"/>
          <w:sz w:val="24"/>
          <w:szCs w:val="30"/>
        </w:rPr>
        <w:fldChar w:fldCharType="end"/>
      </w:r>
    </w:p>
    <w:p w14:paraId="32A7BBC5">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_Toc25037 </w:instrText>
      </w:r>
      <w:r>
        <w:rPr>
          <w:rFonts w:hint="eastAsia"/>
          <w:sz w:val="24"/>
          <w:szCs w:val="30"/>
        </w:rPr>
        <w:fldChar w:fldCharType="separate"/>
      </w:r>
      <w:r>
        <w:rPr>
          <w:rFonts w:hint="eastAsia"/>
          <w:sz w:val="24"/>
        </w:rPr>
        <w:t>（二）全面风险管理理论</w:t>
      </w:r>
      <w:r>
        <w:rPr>
          <w:sz w:val="24"/>
        </w:rPr>
        <w:tab/>
      </w:r>
      <w:r>
        <w:rPr>
          <w:sz w:val="24"/>
        </w:rPr>
        <w:fldChar w:fldCharType="begin"/>
      </w:r>
      <w:r>
        <w:rPr>
          <w:sz w:val="24"/>
        </w:rPr>
        <w:instrText xml:space="preserve"> PAGEREF _Toc25037 \h </w:instrText>
      </w:r>
      <w:r>
        <w:rPr>
          <w:sz w:val="24"/>
        </w:rPr>
        <w:fldChar w:fldCharType="separate"/>
      </w:r>
      <w:r>
        <w:rPr>
          <w:sz w:val="24"/>
        </w:rPr>
        <w:t>4</w:t>
      </w:r>
      <w:r>
        <w:rPr>
          <w:sz w:val="24"/>
        </w:rPr>
        <w:fldChar w:fldCharType="end"/>
      </w:r>
      <w:r>
        <w:rPr>
          <w:rFonts w:hint="eastAsia"/>
          <w:sz w:val="24"/>
          <w:szCs w:val="30"/>
        </w:rPr>
        <w:fldChar w:fldCharType="end"/>
      </w:r>
    </w:p>
    <w:p w14:paraId="0C13EE57">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_Toc16068 </w:instrText>
      </w:r>
      <w:r>
        <w:rPr>
          <w:rFonts w:hint="eastAsia"/>
          <w:sz w:val="24"/>
          <w:szCs w:val="30"/>
        </w:rPr>
        <w:fldChar w:fldCharType="separate"/>
      </w:r>
      <w:r>
        <w:rPr>
          <w:rFonts w:hint="eastAsia"/>
          <w:sz w:val="24"/>
          <w:szCs w:val="30"/>
        </w:rPr>
        <w:t>三、城市商业银行信用风险管理的现状</w:t>
      </w:r>
      <w:r>
        <w:rPr>
          <w:sz w:val="24"/>
        </w:rPr>
        <w:tab/>
      </w:r>
      <w:r>
        <w:rPr>
          <w:sz w:val="24"/>
        </w:rPr>
        <w:fldChar w:fldCharType="begin"/>
      </w:r>
      <w:r>
        <w:rPr>
          <w:sz w:val="24"/>
        </w:rPr>
        <w:instrText xml:space="preserve"> PAGEREF _Toc16068 \h </w:instrText>
      </w:r>
      <w:r>
        <w:rPr>
          <w:sz w:val="24"/>
        </w:rPr>
        <w:fldChar w:fldCharType="separate"/>
      </w:r>
      <w:r>
        <w:rPr>
          <w:sz w:val="24"/>
        </w:rPr>
        <w:t>5</w:t>
      </w:r>
      <w:r>
        <w:rPr>
          <w:sz w:val="24"/>
        </w:rPr>
        <w:fldChar w:fldCharType="end"/>
      </w:r>
      <w:r>
        <w:rPr>
          <w:rFonts w:hint="eastAsia"/>
          <w:sz w:val="24"/>
          <w:szCs w:val="30"/>
        </w:rPr>
        <w:fldChar w:fldCharType="end"/>
      </w:r>
    </w:p>
    <w:p w14:paraId="607D9CB2">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_Toc20027 </w:instrText>
      </w:r>
      <w:r>
        <w:rPr>
          <w:rFonts w:hint="eastAsia"/>
          <w:sz w:val="24"/>
          <w:szCs w:val="30"/>
        </w:rPr>
        <w:fldChar w:fldCharType="separate"/>
      </w:r>
      <w:r>
        <w:rPr>
          <w:rFonts w:hint="eastAsia"/>
          <w:sz w:val="24"/>
        </w:rPr>
        <w:t>（一）服务地方经济的信贷布局与区域深耕成效</w:t>
      </w:r>
      <w:r>
        <w:rPr>
          <w:sz w:val="24"/>
        </w:rPr>
        <w:tab/>
      </w:r>
      <w:r>
        <w:rPr>
          <w:sz w:val="24"/>
        </w:rPr>
        <w:fldChar w:fldCharType="begin"/>
      </w:r>
      <w:r>
        <w:rPr>
          <w:sz w:val="24"/>
        </w:rPr>
        <w:instrText xml:space="preserve"> PAGEREF _Toc20027 \h </w:instrText>
      </w:r>
      <w:r>
        <w:rPr>
          <w:sz w:val="24"/>
        </w:rPr>
        <w:fldChar w:fldCharType="separate"/>
      </w:r>
      <w:r>
        <w:rPr>
          <w:sz w:val="24"/>
        </w:rPr>
        <w:t>5</w:t>
      </w:r>
      <w:r>
        <w:rPr>
          <w:sz w:val="24"/>
        </w:rPr>
        <w:fldChar w:fldCharType="end"/>
      </w:r>
      <w:r>
        <w:rPr>
          <w:rFonts w:hint="eastAsia"/>
          <w:sz w:val="24"/>
          <w:szCs w:val="30"/>
        </w:rPr>
        <w:fldChar w:fldCharType="end"/>
      </w:r>
    </w:p>
    <w:p w14:paraId="74039054">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_Toc14065 </w:instrText>
      </w:r>
      <w:r>
        <w:rPr>
          <w:rFonts w:hint="eastAsia"/>
          <w:sz w:val="24"/>
          <w:szCs w:val="30"/>
        </w:rPr>
        <w:fldChar w:fldCharType="separate"/>
      </w:r>
      <w:r>
        <w:rPr>
          <w:rFonts w:hint="eastAsia"/>
          <w:sz w:val="24"/>
        </w:rPr>
        <w:t>（二）重点领域风险管理的制度体系建设</w:t>
      </w:r>
      <w:r>
        <w:rPr>
          <w:sz w:val="24"/>
        </w:rPr>
        <w:tab/>
      </w:r>
      <w:r>
        <w:rPr>
          <w:sz w:val="24"/>
        </w:rPr>
        <w:fldChar w:fldCharType="begin"/>
      </w:r>
      <w:r>
        <w:rPr>
          <w:sz w:val="24"/>
        </w:rPr>
        <w:instrText xml:space="preserve"> PAGEREF _Toc14065 \h </w:instrText>
      </w:r>
      <w:r>
        <w:rPr>
          <w:sz w:val="24"/>
        </w:rPr>
        <w:fldChar w:fldCharType="separate"/>
      </w:r>
      <w:r>
        <w:rPr>
          <w:sz w:val="24"/>
        </w:rPr>
        <w:t>6</w:t>
      </w:r>
      <w:r>
        <w:rPr>
          <w:sz w:val="24"/>
        </w:rPr>
        <w:fldChar w:fldCharType="end"/>
      </w:r>
      <w:r>
        <w:rPr>
          <w:rFonts w:hint="eastAsia"/>
          <w:sz w:val="24"/>
          <w:szCs w:val="30"/>
        </w:rPr>
        <w:fldChar w:fldCharType="end"/>
      </w:r>
    </w:p>
    <w:p w14:paraId="7D7E5F1B">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_Toc22769 </w:instrText>
      </w:r>
      <w:r>
        <w:rPr>
          <w:rFonts w:hint="eastAsia"/>
          <w:sz w:val="24"/>
          <w:szCs w:val="30"/>
        </w:rPr>
        <w:fldChar w:fldCharType="separate"/>
      </w:r>
      <w:r>
        <w:rPr>
          <w:rFonts w:hint="eastAsia"/>
          <w:sz w:val="24"/>
        </w:rPr>
        <w:t>（三）风险管理流程与工具的规范化建设</w:t>
      </w:r>
      <w:r>
        <w:rPr>
          <w:sz w:val="24"/>
        </w:rPr>
        <w:tab/>
      </w:r>
      <w:r>
        <w:rPr>
          <w:sz w:val="24"/>
        </w:rPr>
        <w:fldChar w:fldCharType="begin"/>
      </w:r>
      <w:r>
        <w:rPr>
          <w:sz w:val="24"/>
        </w:rPr>
        <w:instrText xml:space="preserve"> PAGEREF _Toc22769 \h </w:instrText>
      </w:r>
      <w:r>
        <w:rPr>
          <w:sz w:val="24"/>
        </w:rPr>
        <w:fldChar w:fldCharType="separate"/>
      </w:r>
      <w:r>
        <w:rPr>
          <w:sz w:val="24"/>
        </w:rPr>
        <w:t>7</w:t>
      </w:r>
      <w:r>
        <w:rPr>
          <w:sz w:val="24"/>
        </w:rPr>
        <w:fldChar w:fldCharType="end"/>
      </w:r>
      <w:r>
        <w:rPr>
          <w:rFonts w:hint="eastAsia"/>
          <w:sz w:val="24"/>
          <w:szCs w:val="30"/>
        </w:rPr>
        <w:fldChar w:fldCharType="end"/>
      </w:r>
    </w:p>
    <w:p w14:paraId="73595DC1">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_Toc14904 </w:instrText>
      </w:r>
      <w:r>
        <w:rPr>
          <w:rFonts w:hint="eastAsia"/>
          <w:sz w:val="24"/>
          <w:szCs w:val="30"/>
        </w:rPr>
        <w:fldChar w:fldCharType="separate"/>
      </w:r>
      <w:r>
        <w:rPr>
          <w:rFonts w:hint="eastAsia"/>
          <w:sz w:val="24"/>
        </w:rPr>
        <w:t>（四）资本管理与补充机制的探索实践</w:t>
      </w:r>
      <w:r>
        <w:rPr>
          <w:sz w:val="24"/>
        </w:rPr>
        <w:tab/>
      </w:r>
      <w:r>
        <w:rPr>
          <w:sz w:val="24"/>
        </w:rPr>
        <w:fldChar w:fldCharType="begin"/>
      </w:r>
      <w:r>
        <w:rPr>
          <w:sz w:val="24"/>
        </w:rPr>
        <w:instrText xml:space="preserve"> PAGEREF _Toc14904 \h </w:instrText>
      </w:r>
      <w:r>
        <w:rPr>
          <w:sz w:val="24"/>
        </w:rPr>
        <w:fldChar w:fldCharType="separate"/>
      </w:r>
      <w:r>
        <w:rPr>
          <w:sz w:val="24"/>
        </w:rPr>
        <w:t>8</w:t>
      </w:r>
      <w:r>
        <w:rPr>
          <w:sz w:val="24"/>
        </w:rPr>
        <w:fldChar w:fldCharType="end"/>
      </w:r>
      <w:r>
        <w:rPr>
          <w:rFonts w:hint="eastAsia"/>
          <w:sz w:val="24"/>
          <w:szCs w:val="30"/>
        </w:rPr>
        <w:fldChar w:fldCharType="end"/>
      </w:r>
    </w:p>
    <w:p w14:paraId="484AA37B">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_Toc28031 </w:instrText>
      </w:r>
      <w:r>
        <w:rPr>
          <w:rFonts w:hint="eastAsia"/>
          <w:sz w:val="24"/>
          <w:szCs w:val="30"/>
        </w:rPr>
        <w:fldChar w:fldCharType="separate"/>
      </w:r>
      <w:r>
        <w:rPr>
          <w:rFonts w:hint="eastAsia"/>
          <w:sz w:val="24"/>
          <w:szCs w:val="30"/>
        </w:rPr>
        <w:t>四、城市商业银行信用风险管理存在的问题</w:t>
      </w:r>
      <w:r>
        <w:rPr>
          <w:sz w:val="24"/>
        </w:rPr>
        <w:tab/>
      </w:r>
      <w:r>
        <w:rPr>
          <w:sz w:val="24"/>
        </w:rPr>
        <w:fldChar w:fldCharType="begin"/>
      </w:r>
      <w:r>
        <w:rPr>
          <w:sz w:val="24"/>
        </w:rPr>
        <w:instrText xml:space="preserve"> PAGEREF _Toc28031 \h </w:instrText>
      </w:r>
      <w:r>
        <w:rPr>
          <w:sz w:val="24"/>
        </w:rPr>
        <w:fldChar w:fldCharType="separate"/>
      </w:r>
      <w:r>
        <w:rPr>
          <w:sz w:val="24"/>
        </w:rPr>
        <w:t>10</w:t>
      </w:r>
      <w:r>
        <w:rPr>
          <w:sz w:val="24"/>
        </w:rPr>
        <w:fldChar w:fldCharType="end"/>
      </w:r>
      <w:r>
        <w:rPr>
          <w:rFonts w:hint="eastAsia"/>
          <w:sz w:val="24"/>
          <w:szCs w:val="30"/>
        </w:rPr>
        <w:fldChar w:fldCharType="end"/>
      </w:r>
    </w:p>
    <w:p w14:paraId="204621B8">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_Toc1924 </w:instrText>
      </w:r>
      <w:r>
        <w:rPr>
          <w:rFonts w:hint="eastAsia"/>
          <w:sz w:val="24"/>
          <w:szCs w:val="30"/>
        </w:rPr>
        <w:fldChar w:fldCharType="separate"/>
      </w:r>
      <w:r>
        <w:rPr>
          <w:rFonts w:hint="eastAsia"/>
          <w:sz w:val="24"/>
        </w:rPr>
        <w:t>（一）区域经济依赖性强</w:t>
      </w:r>
      <w:r>
        <w:rPr>
          <w:sz w:val="24"/>
        </w:rPr>
        <w:tab/>
      </w:r>
      <w:r>
        <w:rPr>
          <w:sz w:val="24"/>
        </w:rPr>
        <w:fldChar w:fldCharType="begin"/>
      </w:r>
      <w:r>
        <w:rPr>
          <w:sz w:val="24"/>
        </w:rPr>
        <w:instrText xml:space="preserve"> PAGEREF _Toc1924 \h </w:instrText>
      </w:r>
      <w:r>
        <w:rPr>
          <w:sz w:val="24"/>
        </w:rPr>
        <w:fldChar w:fldCharType="separate"/>
      </w:r>
      <w:r>
        <w:rPr>
          <w:sz w:val="24"/>
        </w:rPr>
        <w:t>10</w:t>
      </w:r>
      <w:r>
        <w:rPr>
          <w:sz w:val="24"/>
        </w:rPr>
        <w:fldChar w:fldCharType="end"/>
      </w:r>
      <w:r>
        <w:rPr>
          <w:rFonts w:hint="eastAsia"/>
          <w:sz w:val="24"/>
          <w:szCs w:val="30"/>
        </w:rPr>
        <w:fldChar w:fldCharType="end"/>
      </w:r>
    </w:p>
    <w:p w14:paraId="1497DA40">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_Toc12886 </w:instrText>
      </w:r>
      <w:r>
        <w:rPr>
          <w:rFonts w:hint="eastAsia"/>
          <w:sz w:val="24"/>
          <w:szCs w:val="30"/>
        </w:rPr>
        <w:fldChar w:fldCharType="separate"/>
      </w:r>
      <w:r>
        <w:rPr>
          <w:rFonts w:hint="eastAsia"/>
          <w:sz w:val="24"/>
        </w:rPr>
        <w:t>1.业务结构单一，风险敞口集中于本地</w:t>
      </w:r>
      <w:r>
        <w:rPr>
          <w:sz w:val="24"/>
        </w:rPr>
        <w:tab/>
      </w:r>
      <w:r>
        <w:rPr>
          <w:sz w:val="24"/>
        </w:rPr>
        <w:fldChar w:fldCharType="begin"/>
      </w:r>
      <w:r>
        <w:rPr>
          <w:sz w:val="24"/>
        </w:rPr>
        <w:instrText xml:space="preserve"> PAGEREF _Toc12886 \h </w:instrText>
      </w:r>
      <w:r>
        <w:rPr>
          <w:sz w:val="24"/>
        </w:rPr>
        <w:fldChar w:fldCharType="separate"/>
      </w:r>
      <w:r>
        <w:rPr>
          <w:sz w:val="24"/>
        </w:rPr>
        <w:t>10</w:t>
      </w:r>
      <w:r>
        <w:rPr>
          <w:sz w:val="24"/>
        </w:rPr>
        <w:fldChar w:fldCharType="end"/>
      </w:r>
      <w:r>
        <w:rPr>
          <w:rFonts w:hint="eastAsia"/>
          <w:sz w:val="24"/>
          <w:szCs w:val="30"/>
        </w:rPr>
        <w:fldChar w:fldCharType="end"/>
      </w:r>
    </w:p>
    <w:p w14:paraId="12BC60A3">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_Toc18926 </w:instrText>
      </w:r>
      <w:r>
        <w:rPr>
          <w:rFonts w:hint="eastAsia"/>
          <w:sz w:val="24"/>
          <w:szCs w:val="30"/>
        </w:rPr>
        <w:fldChar w:fldCharType="separate"/>
      </w:r>
      <w:r>
        <w:rPr>
          <w:rFonts w:hint="eastAsia"/>
          <w:sz w:val="24"/>
        </w:rPr>
        <w:t>2.风险分散能力不足，跨周期经营承压</w:t>
      </w:r>
      <w:r>
        <w:rPr>
          <w:sz w:val="24"/>
        </w:rPr>
        <w:tab/>
      </w:r>
      <w:r>
        <w:rPr>
          <w:sz w:val="24"/>
        </w:rPr>
        <w:fldChar w:fldCharType="begin"/>
      </w:r>
      <w:r>
        <w:rPr>
          <w:sz w:val="24"/>
        </w:rPr>
        <w:instrText xml:space="preserve"> PAGEREF _Toc18926 \h </w:instrText>
      </w:r>
      <w:r>
        <w:rPr>
          <w:sz w:val="24"/>
        </w:rPr>
        <w:fldChar w:fldCharType="separate"/>
      </w:r>
      <w:r>
        <w:rPr>
          <w:sz w:val="24"/>
        </w:rPr>
        <w:t>10</w:t>
      </w:r>
      <w:r>
        <w:rPr>
          <w:sz w:val="24"/>
        </w:rPr>
        <w:fldChar w:fldCharType="end"/>
      </w:r>
      <w:r>
        <w:rPr>
          <w:rFonts w:hint="eastAsia"/>
          <w:sz w:val="24"/>
          <w:szCs w:val="30"/>
        </w:rPr>
        <w:fldChar w:fldCharType="end"/>
      </w:r>
    </w:p>
    <w:p w14:paraId="0B4CF2FD">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_Toc29423 </w:instrText>
      </w:r>
      <w:r>
        <w:rPr>
          <w:rFonts w:hint="eastAsia"/>
          <w:sz w:val="24"/>
          <w:szCs w:val="30"/>
        </w:rPr>
        <w:fldChar w:fldCharType="separate"/>
      </w:r>
      <w:r>
        <w:rPr>
          <w:rFonts w:hint="eastAsia"/>
          <w:sz w:val="24"/>
        </w:rPr>
        <w:t>（二）房地产与地方政府关联业务风险较大</w:t>
      </w:r>
      <w:r>
        <w:rPr>
          <w:sz w:val="24"/>
        </w:rPr>
        <w:tab/>
      </w:r>
      <w:r>
        <w:rPr>
          <w:sz w:val="24"/>
        </w:rPr>
        <w:fldChar w:fldCharType="begin"/>
      </w:r>
      <w:r>
        <w:rPr>
          <w:sz w:val="24"/>
        </w:rPr>
        <w:instrText xml:space="preserve"> PAGEREF _Toc29423 \h </w:instrText>
      </w:r>
      <w:r>
        <w:rPr>
          <w:sz w:val="24"/>
        </w:rPr>
        <w:fldChar w:fldCharType="separate"/>
      </w:r>
      <w:r>
        <w:rPr>
          <w:sz w:val="24"/>
        </w:rPr>
        <w:t>11</w:t>
      </w:r>
      <w:r>
        <w:rPr>
          <w:sz w:val="24"/>
        </w:rPr>
        <w:fldChar w:fldCharType="end"/>
      </w:r>
      <w:r>
        <w:rPr>
          <w:rFonts w:hint="eastAsia"/>
          <w:sz w:val="24"/>
          <w:szCs w:val="30"/>
        </w:rPr>
        <w:fldChar w:fldCharType="end"/>
      </w:r>
    </w:p>
    <w:p w14:paraId="124B8349">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_Toc16580 </w:instrText>
      </w:r>
      <w:r>
        <w:rPr>
          <w:rFonts w:hint="eastAsia"/>
          <w:sz w:val="24"/>
          <w:szCs w:val="30"/>
        </w:rPr>
        <w:fldChar w:fldCharType="separate"/>
      </w:r>
      <w:r>
        <w:rPr>
          <w:rFonts w:hint="eastAsia"/>
          <w:sz w:val="24"/>
        </w:rPr>
        <w:t>1.潜在资产集中度高，受政策调控影响显著</w:t>
      </w:r>
      <w:r>
        <w:rPr>
          <w:sz w:val="24"/>
        </w:rPr>
        <w:tab/>
      </w:r>
      <w:r>
        <w:rPr>
          <w:sz w:val="24"/>
        </w:rPr>
        <w:fldChar w:fldCharType="begin"/>
      </w:r>
      <w:r>
        <w:rPr>
          <w:sz w:val="24"/>
        </w:rPr>
        <w:instrText xml:space="preserve"> PAGEREF _Toc16580 \h </w:instrText>
      </w:r>
      <w:r>
        <w:rPr>
          <w:sz w:val="24"/>
        </w:rPr>
        <w:fldChar w:fldCharType="separate"/>
      </w:r>
      <w:r>
        <w:rPr>
          <w:sz w:val="24"/>
        </w:rPr>
        <w:t>11</w:t>
      </w:r>
      <w:r>
        <w:rPr>
          <w:sz w:val="24"/>
        </w:rPr>
        <w:fldChar w:fldCharType="end"/>
      </w:r>
      <w:r>
        <w:rPr>
          <w:rFonts w:hint="eastAsia"/>
          <w:sz w:val="24"/>
          <w:szCs w:val="30"/>
        </w:rPr>
        <w:fldChar w:fldCharType="end"/>
      </w:r>
    </w:p>
    <w:p w14:paraId="6101E6C1">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_Toc29743 </w:instrText>
      </w:r>
      <w:r>
        <w:rPr>
          <w:rFonts w:hint="eastAsia"/>
          <w:sz w:val="24"/>
          <w:szCs w:val="30"/>
        </w:rPr>
        <w:fldChar w:fldCharType="separate"/>
      </w:r>
      <w:r>
        <w:rPr>
          <w:rFonts w:hint="eastAsia"/>
          <w:sz w:val="24"/>
        </w:rPr>
        <w:t>2.风险传染性强，抵押物价值波动加剧风险</w:t>
      </w:r>
      <w:r>
        <w:rPr>
          <w:sz w:val="24"/>
        </w:rPr>
        <w:tab/>
      </w:r>
      <w:r>
        <w:rPr>
          <w:sz w:val="24"/>
        </w:rPr>
        <w:fldChar w:fldCharType="begin"/>
      </w:r>
      <w:r>
        <w:rPr>
          <w:sz w:val="24"/>
        </w:rPr>
        <w:instrText xml:space="preserve"> PAGEREF _Toc29743 \h </w:instrText>
      </w:r>
      <w:r>
        <w:rPr>
          <w:sz w:val="24"/>
        </w:rPr>
        <w:fldChar w:fldCharType="separate"/>
      </w:r>
      <w:r>
        <w:rPr>
          <w:sz w:val="24"/>
        </w:rPr>
        <w:t>11</w:t>
      </w:r>
      <w:r>
        <w:rPr>
          <w:sz w:val="24"/>
        </w:rPr>
        <w:fldChar w:fldCharType="end"/>
      </w:r>
      <w:r>
        <w:rPr>
          <w:rFonts w:hint="eastAsia"/>
          <w:sz w:val="24"/>
          <w:szCs w:val="30"/>
        </w:rPr>
        <w:fldChar w:fldCharType="end"/>
      </w:r>
    </w:p>
    <w:p w14:paraId="06C9D36C">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_Toc23772 </w:instrText>
      </w:r>
      <w:r>
        <w:rPr>
          <w:rFonts w:hint="eastAsia"/>
          <w:sz w:val="24"/>
          <w:szCs w:val="30"/>
        </w:rPr>
        <w:fldChar w:fldCharType="separate"/>
      </w:r>
      <w:r>
        <w:rPr>
          <w:rFonts w:hint="eastAsia"/>
          <w:sz w:val="24"/>
        </w:rPr>
        <w:t>（三）风险管理手段滞后</w:t>
      </w:r>
      <w:r>
        <w:rPr>
          <w:sz w:val="24"/>
        </w:rPr>
        <w:tab/>
      </w:r>
      <w:r>
        <w:rPr>
          <w:sz w:val="24"/>
        </w:rPr>
        <w:fldChar w:fldCharType="begin"/>
      </w:r>
      <w:r>
        <w:rPr>
          <w:sz w:val="24"/>
        </w:rPr>
        <w:instrText xml:space="preserve"> PAGEREF _Toc23772 \h </w:instrText>
      </w:r>
      <w:r>
        <w:rPr>
          <w:sz w:val="24"/>
        </w:rPr>
        <w:fldChar w:fldCharType="separate"/>
      </w:r>
      <w:r>
        <w:rPr>
          <w:sz w:val="24"/>
        </w:rPr>
        <w:t>12</w:t>
      </w:r>
      <w:r>
        <w:rPr>
          <w:sz w:val="24"/>
        </w:rPr>
        <w:fldChar w:fldCharType="end"/>
      </w:r>
      <w:r>
        <w:rPr>
          <w:rFonts w:hint="eastAsia"/>
          <w:sz w:val="24"/>
          <w:szCs w:val="30"/>
        </w:rPr>
        <w:fldChar w:fldCharType="end"/>
      </w:r>
    </w:p>
    <w:p w14:paraId="128E89D4">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_Toc19701 </w:instrText>
      </w:r>
      <w:r>
        <w:rPr>
          <w:rFonts w:hint="eastAsia"/>
          <w:sz w:val="24"/>
          <w:szCs w:val="30"/>
        </w:rPr>
        <w:fldChar w:fldCharType="separate"/>
      </w:r>
      <w:r>
        <w:rPr>
          <w:rFonts w:hint="eastAsia"/>
          <w:sz w:val="24"/>
        </w:rPr>
        <w:t>1.风险识别与计量方法传统，前瞻性不足</w:t>
      </w:r>
      <w:r>
        <w:rPr>
          <w:sz w:val="24"/>
        </w:rPr>
        <w:tab/>
      </w:r>
      <w:r>
        <w:rPr>
          <w:sz w:val="24"/>
        </w:rPr>
        <w:fldChar w:fldCharType="begin"/>
      </w:r>
      <w:r>
        <w:rPr>
          <w:sz w:val="24"/>
        </w:rPr>
        <w:instrText xml:space="preserve"> PAGEREF _Toc19701 \h </w:instrText>
      </w:r>
      <w:r>
        <w:rPr>
          <w:sz w:val="24"/>
        </w:rPr>
        <w:fldChar w:fldCharType="separate"/>
      </w:r>
      <w:r>
        <w:rPr>
          <w:sz w:val="24"/>
        </w:rPr>
        <w:t>12</w:t>
      </w:r>
      <w:r>
        <w:rPr>
          <w:sz w:val="24"/>
        </w:rPr>
        <w:fldChar w:fldCharType="end"/>
      </w:r>
      <w:r>
        <w:rPr>
          <w:rFonts w:hint="eastAsia"/>
          <w:sz w:val="24"/>
          <w:szCs w:val="30"/>
        </w:rPr>
        <w:fldChar w:fldCharType="end"/>
      </w:r>
    </w:p>
    <w:p w14:paraId="546296CB">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_Toc9594 </w:instrText>
      </w:r>
      <w:r>
        <w:rPr>
          <w:rFonts w:hint="eastAsia"/>
          <w:sz w:val="24"/>
          <w:szCs w:val="30"/>
        </w:rPr>
        <w:fldChar w:fldCharType="separate"/>
      </w:r>
      <w:r>
        <w:rPr>
          <w:rFonts w:hint="eastAsia"/>
          <w:sz w:val="24"/>
        </w:rPr>
        <w:t>2.风险控制流程与工具亟待升级</w:t>
      </w:r>
      <w:r>
        <w:rPr>
          <w:sz w:val="24"/>
        </w:rPr>
        <w:tab/>
      </w:r>
      <w:r>
        <w:rPr>
          <w:sz w:val="24"/>
        </w:rPr>
        <w:fldChar w:fldCharType="begin"/>
      </w:r>
      <w:r>
        <w:rPr>
          <w:sz w:val="24"/>
        </w:rPr>
        <w:instrText xml:space="preserve"> PAGEREF _Toc9594 \h </w:instrText>
      </w:r>
      <w:r>
        <w:rPr>
          <w:sz w:val="24"/>
        </w:rPr>
        <w:fldChar w:fldCharType="separate"/>
      </w:r>
      <w:r>
        <w:rPr>
          <w:sz w:val="24"/>
        </w:rPr>
        <w:t>12</w:t>
      </w:r>
      <w:r>
        <w:rPr>
          <w:sz w:val="24"/>
        </w:rPr>
        <w:fldChar w:fldCharType="end"/>
      </w:r>
      <w:r>
        <w:rPr>
          <w:rFonts w:hint="eastAsia"/>
          <w:sz w:val="24"/>
          <w:szCs w:val="30"/>
        </w:rPr>
        <w:fldChar w:fldCharType="end"/>
      </w:r>
    </w:p>
    <w:p w14:paraId="6A641B53">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_Toc27627 </w:instrText>
      </w:r>
      <w:r>
        <w:rPr>
          <w:rFonts w:hint="eastAsia"/>
          <w:sz w:val="24"/>
          <w:szCs w:val="30"/>
        </w:rPr>
        <w:fldChar w:fldCharType="separate"/>
      </w:r>
      <w:r>
        <w:rPr>
          <w:rFonts w:hint="eastAsia"/>
          <w:sz w:val="24"/>
        </w:rPr>
        <w:t>（四）资本补充渠道狭窄</w:t>
      </w:r>
      <w:r>
        <w:rPr>
          <w:sz w:val="24"/>
        </w:rPr>
        <w:tab/>
      </w:r>
      <w:r>
        <w:rPr>
          <w:sz w:val="24"/>
        </w:rPr>
        <w:fldChar w:fldCharType="begin"/>
      </w:r>
      <w:r>
        <w:rPr>
          <w:sz w:val="24"/>
        </w:rPr>
        <w:instrText xml:space="preserve"> PAGEREF _Toc27627 \h </w:instrText>
      </w:r>
      <w:r>
        <w:rPr>
          <w:sz w:val="24"/>
        </w:rPr>
        <w:fldChar w:fldCharType="separate"/>
      </w:r>
      <w:r>
        <w:rPr>
          <w:sz w:val="24"/>
        </w:rPr>
        <w:t>12</w:t>
      </w:r>
      <w:r>
        <w:rPr>
          <w:sz w:val="24"/>
        </w:rPr>
        <w:fldChar w:fldCharType="end"/>
      </w:r>
      <w:r>
        <w:rPr>
          <w:rFonts w:hint="eastAsia"/>
          <w:sz w:val="24"/>
          <w:szCs w:val="30"/>
        </w:rPr>
        <w:fldChar w:fldCharType="end"/>
      </w:r>
    </w:p>
    <w:p w14:paraId="34F15C0A">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_Toc2376 </w:instrText>
      </w:r>
      <w:r>
        <w:rPr>
          <w:rFonts w:hint="eastAsia"/>
          <w:sz w:val="24"/>
          <w:szCs w:val="30"/>
        </w:rPr>
        <w:fldChar w:fldCharType="separate"/>
      </w:r>
      <w:r>
        <w:rPr>
          <w:rFonts w:hint="eastAsia"/>
          <w:sz w:val="24"/>
        </w:rPr>
        <w:t>1.内源性资本积累相对缓慢，支撑高速扩张承压</w:t>
      </w:r>
      <w:r>
        <w:rPr>
          <w:sz w:val="24"/>
        </w:rPr>
        <w:tab/>
      </w:r>
      <w:r>
        <w:rPr>
          <w:sz w:val="24"/>
        </w:rPr>
        <w:fldChar w:fldCharType="begin"/>
      </w:r>
      <w:r>
        <w:rPr>
          <w:sz w:val="24"/>
        </w:rPr>
        <w:instrText xml:space="preserve"> PAGEREF _Toc2376 \h </w:instrText>
      </w:r>
      <w:r>
        <w:rPr>
          <w:sz w:val="24"/>
        </w:rPr>
        <w:fldChar w:fldCharType="separate"/>
      </w:r>
      <w:r>
        <w:rPr>
          <w:sz w:val="24"/>
        </w:rPr>
        <w:t>12</w:t>
      </w:r>
      <w:r>
        <w:rPr>
          <w:sz w:val="24"/>
        </w:rPr>
        <w:fldChar w:fldCharType="end"/>
      </w:r>
      <w:r>
        <w:rPr>
          <w:rFonts w:hint="eastAsia"/>
          <w:sz w:val="24"/>
          <w:szCs w:val="30"/>
        </w:rPr>
        <w:fldChar w:fldCharType="end"/>
      </w:r>
    </w:p>
    <w:p w14:paraId="07279748">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_Toc32020 </w:instrText>
      </w:r>
      <w:r>
        <w:rPr>
          <w:rFonts w:hint="eastAsia"/>
          <w:sz w:val="24"/>
          <w:szCs w:val="30"/>
        </w:rPr>
        <w:fldChar w:fldCharType="separate"/>
      </w:r>
      <w:r>
        <w:rPr>
          <w:rFonts w:hint="eastAsia"/>
          <w:sz w:val="24"/>
        </w:rPr>
        <w:t>2.外源性资本补充工具单一，市场化渠道不畅</w:t>
      </w:r>
      <w:r>
        <w:rPr>
          <w:sz w:val="24"/>
        </w:rPr>
        <w:tab/>
      </w:r>
      <w:r>
        <w:rPr>
          <w:sz w:val="24"/>
        </w:rPr>
        <w:fldChar w:fldCharType="begin"/>
      </w:r>
      <w:r>
        <w:rPr>
          <w:sz w:val="24"/>
        </w:rPr>
        <w:instrText xml:space="preserve"> PAGEREF _Toc32020 \h </w:instrText>
      </w:r>
      <w:r>
        <w:rPr>
          <w:sz w:val="24"/>
        </w:rPr>
        <w:fldChar w:fldCharType="separate"/>
      </w:r>
      <w:r>
        <w:rPr>
          <w:sz w:val="24"/>
        </w:rPr>
        <w:t>13</w:t>
      </w:r>
      <w:r>
        <w:rPr>
          <w:sz w:val="24"/>
        </w:rPr>
        <w:fldChar w:fldCharType="end"/>
      </w:r>
      <w:r>
        <w:rPr>
          <w:rFonts w:hint="eastAsia"/>
          <w:sz w:val="24"/>
          <w:szCs w:val="30"/>
        </w:rPr>
        <w:fldChar w:fldCharType="end"/>
      </w:r>
    </w:p>
    <w:p w14:paraId="075502E9">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_Toc9268 </w:instrText>
      </w:r>
      <w:r>
        <w:rPr>
          <w:rFonts w:hint="eastAsia"/>
          <w:sz w:val="24"/>
          <w:szCs w:val="30"/>
        </w:rPr>
        <w:fldChar w:fldCharType="separate"/>
      </w:r>
      <w:r>
        <w:rPr>
          <w:rFonts w:hint="eastAsia"/>
          <w:sz w:val="24"/>
          <w:szCs w:val="30"/>
        </w:rPr>
        <w:t>五、完善城市商业银行信用风险管理的对策建议</w:t>
      </w:r>
      <w:r>
        <w:rPr>
          <w:sz w:val="24"/>
        </w:rPr>
        <w:tab/>
      </w:r>
      <w:r>
        <w:rPr>
          <w:sz w:val="24"/>
        </w:rPr>
        <w:fldChar w:fldCharType="begin"/>
      </w:r>
      <w:r>
        <w:rPr>
          <w:sz w:val="24"/>
        </w:rPr>
        <w:instrText xml:space="preserve"> PAGEREF _Toc9268 \h </w:instrText>
      </w:r>
      <w:r>
        <w:rPr>
          <w:sz w:val="24"/>
        </w:rPr>
        <w:fldChar w:fldCharType="separate"/>
      </w:r>
      <w:r>
        <w:rPr>
          <w:sz w:val="24"/>
        </w:rPr>
        <w:t>14</w:t>
      </w:r>
      <w:r>
        <w:rPr>
          <w:sz w:val="24"/>
        </w:rPr>
        <w:fldChar w:fldCharType="end"/>
      </w:r>
      <w:r>
        <w:rPr>
          <w:rFonts w:hint="eastAsia"/>
          <w:sz w:val="24"/>
          <w:szCs w:val="30"/>
        </w:rPr>
        <w:fldChar w:fldCharType="end"/>
      </w:r>
    </w:p>
    <w:p w14:paraId="09DF6B52">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_Toc13495 </w:instrText>
      </w:r>
      <w:r>
        <w:rPr>
          <w:rFonts w:hint="eastAsia"/>
          <w:sz w:val="24"/>
          <w:szCs w:val="30"/>
        </w:rPr>
        <w:fldChar w:fldCharType="separate"/>
      </w:r>
      <w:r>
        <w:rPr>
          <w:rFonts w:hint="eastAsia"/>
          <w:sz w:val="24"/>
        </w:rPr>
        <w:t>（一）优化区域信贷结构</w:t>
      </w:r>
      <w:r>
        <w:rPr>
          <w:sz w:val="24"/>
        </w:rPr>
        <w:tab/>
      </w:r>
      <w:r>
        <w:rPr>
          <w:sz w:val="24"/>
        </w:rPr>
        <w:fldChar w:fldCharType="begin"/>
      </w:r>
      <w:r>
        <w:rPr>
          <w:sz w:val="24"/>
        </w:rPr>
        <w:instrText xml:space="preserve"> PAGEREF _Toc13495 \h </w:instrText>
      </w:r>
      <w:r>
        <w:rPr>
          <w:sz w:val="24"/>
        </w:rPr>
        <w:fldChar w:fldCharType="separate"/>
      </w:r>
      <w:r>
        <w:rPr>
          <w:sz w:val="24"/>
        </w:rPr>
        <w:t>14</w:t>
      </w:r>
      <w:r>
        <w:rPr>
          <w:sz w:val="24"/>
        </w:rPr>
        <w:fldChar w:fldCharType="end"/>
      </w:r>
      <w:r>
        <w:rPr>
          <w:rFonts w:hint="eastAsia"/>
          <w:sz w:val="24"/>
          <w:szCs w:val="30"/>
        </w:rPr>
        <w:fldChar w:fldCharType="end"/>
      </w:r>
    </w:p>
    <w:p w14:paraId="6346A6BA">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_Toc2360 </w:instrText>
      </w:r>
      <w:r>
        <w:rPr>
          <w:rFonts w:hint="eastAsia"/>
          <w:sz w:val="24"/>
          <w:szCs w:val="30"/>
        </w:rPr>
        <w:fldChar w:fldCharType="separate"/>
      </w:r>
      <w:r>
        <w:rPr>
          <w:rFonts w:hint="eastAsia"/>
          <w:sz w:val="24"/>
        </w:rPr>
        <w:t>1.行业客户双维度分散降低集中度风险</w:t>
      </w:r>
      <w:r>
        <w:rPr>
          <w:sz w:val="24"/>
        </w:rPr>
        <w:tab/>
      </w:r>
      <w:r>
        <w:rPr>
          <w:sz w:val="24"/>
        </w:rPr>
        <w:fldChar w:fldCharType="begin"/>
      </w:r>
      <w:r>
        <w:rPr>
          <w:sz w:val="24"/>
        </w:rPr>
        <w:instrText xml:space="preserve"> PAGEREF _Toc2360 \h </w:instrText>
      </w:r>
      <w:r>
        <w:rPr>
          <w:sz w:val="24"/>
        </w:rPr>
        <w:fldChar w:fldCharType="separate"/>
      </w:r>
      <w:r>
        <w:rPr>
          <w:sz w:val="24"/>
        </w:rPr>
        <w:t>14</w:t>
      </w:r>
      <w:r>
        <w:rPr>
          <w:sz w:val="24"/>
        </w:rPr>
        <w:fldChar w:fldCharType="end"/>
      </w:r>
      <w:r>
        <w:rPr>
          <w:rFonts w:hint="eastAsia"/>
          <w:sz w:val="24"/>
          <w:szCs w:val="30"/>
        </w:rPr>
        <w:fldChar w:fldCharType="end"/>
      </w:r>
    </w:p>
    <w:p w14:paraId="54B47DC4">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_Toc29319 </w:instrText>
      </w:r>
      <w:r>
        <w:rPr>
          <w:rFonts w:hint="eastAsia"/>
          <w:sz w:val="24"/>
          <w:szCs w:val="30"/>
        </w:rPr>
        <w:fldChar w:fldCharType="separate"/>
      </w:r>
      <w:r>
        <w:rPr>
          <w:rFonts w:hint="eastAsia"/>
          <w:sz w:val="24"/>
        </w:rPr>
        <w:t>2.跨区域协同资产流转突破地域限制</w:t>
      </w:r>
      <w:r>
        <w:rPr>
          <w:sz w:val="24"/>
        </w:rPr>
        <w:tab/>
      </w:r>
      <w:r>
        <w:rPr>
          <w:sz w:val="24"/>
        </w:rPr>
        <w:fldChar w:fldCharType="begin"/>
      </w:r>
      <w:r>
        <w:rPr>
          <w:sz w:val="24"/>
        </w:rPr>
        <w:instrText xml:space="preserve"> PAGEREF _Toc29319 \h </w:instrText>
      </w:r>
      <w:r>
        <w:rPr>
          <w:sz w:val="24"/>
        </w:rPr>
        <w:fldChar w:fldCharType="separate"/>
      </w:r>
      <w:r>
        <w:rPr>
          <w:sz w:val="24"/>
        </w:rPr>
        <w:t>14</w:t>
      </w:r>
      <w:r>
        <w:rPr>
          <w:sz w:val="24"/>
        </w:rPr>
        <w:fldChar w:fldCharType="end"/>
      </w:r>
      <w:r>
        <w:rPr>
          <w:rFonts w:hint="eastAsia"/>
          <w:sz w:val="24"/>
          <w:szCs w:val="30"/>
        </w:rPr>
        <w:fldChar w:fldCharType="end"/>
      </w:r>
    </w:p>
    <w:p w14:paraId="76185373">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_Toc22353 </w:instrText>
      </w:r>
      <w:r>
        <w:rPr>
          <w:rFonts w:hint="eastAsia"/>
          <w:sz w:val="24"/>
          <w:szCs w:val="30"/>
        </w:rPr>
        <w:fldChar w:fldCharType="separate"/>
      </w:r>
      <w:r>
        <w:rPr>
          <w:rFonts w:hint="eastAsia"/>
          <w:sz w:val="24"/>
        </w:rPr>
        <w:t>（二）严控与房地产关联业务的风险</w:t>
      </w:r>
      <w:r>
        <w:rPr>
          <w:sz w:val="24"/>
        </w:rPr>
        <w:tab/>
      </w:r>
      <w:r>
        <w:rPr>
          <w:sz w:val="24"/>
        </w:rPr>
        <w:fldChar w:fldCharType="begin"/>
      </w:r>
      <w:r>
        <w:rPr>
          <w:sz w:val="24"/>
        </w:rPr>
        <w:instrText xml:space="preserve"> PAGEREF _Toc22353 \h </w:instrText>
      </w:r>
      <w:r>
        <w:rPr>
          <w:sz w:val="24"/>
        </w:rPr>
        <w:fldChar w:fldCharType="separate"/>
      </w:r>
      <w:r>
        <w:rPr>
          <w:sz w:val="24"/>
        </w:rPr>
        <w:t>14</w:t>
      </w:r>
      <w:r>
        <w:rPr>
          <w:sz w:val="24"/>
        </w:rPr>
        <w:fldChar w:fldCharType="end"/>
      </w:r>
      <w:r>
        <w:rPr>
          <w:rFonts w:hint="eastAsia"/>
          <w:sz w:val="24"/>
          <w:szCs w:val="30"/>
        </w:rPr>
        <w:fldChar w:fldCharType="end"/>
      </w:r>
    </w:p>
    <w:p w14:paraId="3038EAF2">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_Toc1860 </w:instrText>
      </w:r>
      <w:r>
        <w:rPr>
          <w:rFonts w:hint="eastAsia"/>
          <w:sz w:val="24"/>
          <w:szCs w:val="30"/>
        </w:rPr>
        <w:fldChar w:fldCharType="separate"/>
      </w:r>
      <w:r>
        <w:rPr>
          <w:rFonts w:hint="eastAsia"/>
          <w:sz w:val="24"/>
        </w:rPr>
        <w:t>1.建立全口径穿透式房地产风险监测管理体系</w:t>
      </w:r>
      <w:r>
        <w:rPr>
          <w:sz w:val="24"/>
        </w:rPr>
        <w:tab/>
      </w:r>
      <w:r>
        <w:rPr>
          <w:sz w:val="24"/>
        </w:rPr>
        <w:fldChar w:fldCharType="begin"/>
      </w:r>
      <w:r>
        <w:rPr>
          <w:sz w:val="24"/>
        </w:rPr>
        <w:instrText xml:space="preserve"> PAGEREF _Toc1860 \h </w:instrText>
      </w:r>
      <w:r>
        <w:rPr>
          <w:sz w:val="24"/>
        </w:rPr>
        <w:fldChar w:fldCharType="separate"/>
      </w:r>
      <w:r>
        <w:rPr>
          <w:sz w:val="24"/>
        </w:rPr>
        <w:t>14</w:t>
      </w:r>
      <w:r>
        <w:rPr>
          <w:sz w:val="24"/>
        </w:rPr>
        <w:fldChar w:fldCharType="end"/>
      </w:r>
      <w:r>
        <w:rPr>
          <w:rFonts w:hint="eastAsia"/>
          <w:sz w:val="24"/>
          <w:szCs w:val="30"/>
        </w:rPr>
        <w:fldChar w:fldCharType="end"/>
      </w:r>
    </w:p>
    <w:p w14:paraId="5AF6CA14">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_Toc23339 </w:instrText>
      </w:r>
      <w:r>
        <w:rPr>
          <w:rFonts w:hint="eastAsia"/>
          <w:sz w:val="24"/>
          <w:szCs w:val="30"/>
        </w:rPr>
        <w:fldChar w:fldCharType="separate"/>
      </w:r>
      <w:r>
        <w:rPr>
          <w:rFonts w:hint="eastAsia"/>
          <w:sz w:val="24"/>
        </w:rPr>
        <w:t>2.强化押品动态管理与风险缓释工具创新</w:t>
      </w:r>
      <w:r>
        <w:rPr>
          <w:sz w:val="24"/>
        </w:rPr>
        <w:tab/>
      </w:r>
      <w:r>
        <w:rPr>
          <w:sz w:val="24"/>
        </w:rPr>
        <w:fldChar w:fldCharType="begin"/>
      </w:r>
      <w:r>
        <w:rPr>
          <w:sz w:val="24"/>
        </w:rPr>
        <w:instrText xml:space="preserve"> PAGEREF _Toc23339 \h </w:instrText>
      </w:r>
      <w:r>
        <w:rPr>
          <w:sz w:val="24"/>
        </w:rPr>
        <w:fldChar w:fldCharType="separate"/>
      </w:r>
      <w:r>
        <w:rPr>
          <w:sz w:val="24"/>
        </w:rPr>
        <w:t>15</w:t>
      </w:r>
      <w:r>
        <w:rPr>
          <w:sz w:val="24"/>
        </w:rPr>
        <w:fldChar w:fldCharType="end"/>
      </w:r>
      <w:r>
        <w:rPr>
          <w:rFonts w:hint="eastAsia"/>
          <w:sz w:val="24"/>
          <w:szCs w:val="30"/>
        </w:rPr>
        <w:fldChar w:fldCharType="end"/>
      </w:r>
    </w:p>
    <w:p w14:paraId="02A22972">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_Toc30757 </w:instrText>
      </w:r>
      <w:r>
        <w:rPr>
          <w:rFonts w:hint="eastAsia"/>
          <w:sz w:val="24"/>
          <w:szCs w:val="30"/>
        </w:rPr>
        <w:fldChar w:fldCharType="separate"/>
      </w:r>
      <w:r>
        <w:rPr>
          <w:rFonts w:hint="eastAsia"/>
          <w:sz w:val="24"/>
        </w:rPr>
        <w:t>（三）构建智慧风控体系</w:t>
      </w:r>
      <w:r>
        <w:rPr>
          <w:sz w:val="24"/>
        </w:rPr>
        <w:tab/>
      </w:r>
      <w:r>
        <w:rPr>
          <w:sz w:val="24"/>
        </w:rPr>
        <w:fldChar w:fldCharType="begin"/>
      </w:r>
      <w:r>
        <w:rPr>
          <w:sz w:val="24"/>
        </w:rPr>
        <w:instrText xml:space="preserve"> PAGEREF _Toc30757 \h </w:instrText>
      </w:r>
      <w:r>
        <w:rPr>
          <w:sz w:val="24"/>
        </w:rPr>
        <w:fldChar w:fldCharType="separate"/>
      </w:r>
      <w:r>
        <w:rPr>
          <w:sz w:val="24"/>
        </w:rPr>
        <w:t>15</w:t>
      </w:r>
      <w:r>
        <w:rPr>
          <w:sz w:val="24"/>
        </w:rPr>
        <w:fldChar w:fldCharType="end"/>
      </w:r>
      <w:r>
        <w:rPr>
          <w:rFonts w:hint="eastAsia"/>
          <w:sz w:val="24"/>
          <w:szCs w:val="30"/>
        </w:rPr>
        <w:fldChar w:fldCharType="end"/>
      </w:r>
    </w:p>
    <w:p w14:paraId="4712AE4A">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_Toc19288 </w:instrText>
      </w:r>
      <w:r>
        <w:rPr>
          <w:rFonts w:hint="eastAsia"/>
          <w:sz w:val="24"/>
          <w:szCs w:val="30"/>
        </w:rPr>
        <w:fldChar w:fldCharType="separate"/>
      </w:r>
      <w:r>
        <w:rPr>
          <w:rFonts w:hint="eastAsia"/>
          <w:sz w:val="24"/>
        </w:rPr>
        <w:t>1.深化数据治理科技赋能实现风险精准画像</w:t>
      </w:r>
      <w:r>
        <w:rPr>
          <w:sz w:val="24"/>
        </w:rPr>
        <w:tab/>
      </w:r>
      <w:r>
        <w:rPr>
          <w:sz w:val="24"/>
        </w:rPr>
        <w:fldChar w:fldCharType="begin"/>
      </w:r>
      <w:r>
        <w:rPr>
          <w:sz w:val="24"/>
        </w:rPr>
        <w:instrText xml:space="preserve"> PAGEREF _Toc19288 \h </w:instrText>
      </w:r>
      <w:r>
        <w:rPr>
          <w:sz w:val="24"/>
        </w:rPr>
        <w:fldChar w:fldCharType="separate"/>
      </w:r>
      <w:r>
        <w:rPr>
          <w:sz w:val="24"/>
        </w:rPr>
        <w:t>15</w:t>
      </w:r>
      <w:r>
        <w:rPr>
          <w:sz w:val="24"/>
        </w:rPr>
        <w:fldChar w:fldCharType="end"/>
      </w:r>
      <w:r>
        <w:rPr>
          <w:rFonts w:hint="eastAsia"/>
          <w:sz w:val="24"/>
          <w:szCs w:val="30"/>
        </w:rPr>
        <w:fldChar w:fldCharType="end"/>
      </w:r>
    </w:p>
    <w:p w14:paraId="2DF99A9A">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_Toc14026 </w:instrText>
      </w:r>
      <w:r>
        <w:rPr>
          <w:rFonts w:hint="eastAsia"/>
          <w:sz w:val="24"/>
          <w:szCs w:val="30"/>
        </w:rPr>
        <w:fldChar w:fldCharType="separate"/>
      </w:r>
      <w:r>
        <w:rPr>
          <w:rFonts w:hint="eastAsia"/>
          <w:sz w:val="24"/>
        </w:rPr>
        <w:t>2.推动风控流程再造平台化运营提升管控效率</w:t>
      </w:r>
      <w:r>
        <w:rPr>
          <w:sz w:val="24"/>
        </w:rPr>
        <w:tab/>
      </w:r>
      <w:r>
        <w:rPr>
          <w:sz w:val="24"/>
        </w:rPr>
        <w:fldChar w:fldCharType="begin"/>
      </w:r>
      <w:r>
        <w:rPr>
          <w:sz w:val="24"/>
        </w:rPr>
        <w:instrText xml:space="preserve"> PAGEREF _Toc14026 \h </w:instrText>
      </w:r>
      <w:r>
        <w:rPr>
          <w:sz w:val="24"/>
        </w:rPr>
        <w:fldChar w:fldCharType="separate"/>
      </w:r>
      <w:r>
        <w:rPr>
          <w:sz w:val="24"/>
        </w:rPr>
        <w:t>15</w:t>
      </w:r>
      <w:r>
        <w:rPr>
          <w:sz w:val="24"/>
        </w:rPr>
        <w:fldChar w:fldCharType="end"/>
      </w:r>
      <w:r>
        <w:rPr>
          <w:rFonts w:hint="eastAsia"/>
          <w:sz w:val="24"/>
          <w:szCs w:val="30"/>
        </w:rPr>
        <w:fldChar w:fldCharType="end"/>
      </w:r>
    </w:p>
    <w:p w14:paraId="51D81E1E">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_Toc23302 </w:instrText>
      </w:r>
      <w:r>
        <w:rPr>
          <w:rFonts w:hint="eastAsia"/>
          <w:sz w:val="24"/>
          <w:szCs w:val="30"/>
        </w:rPr>
        <w:fldChar w:fldCharType="separate"/>
      </w:r>
      <w:r>
        <w:rPr>
          <w:rFonts w:hint="eastAsia"/>
          <w:sz w:val="24"/>
        </w:rPr>
        <w:t>（四）拓宽资本补充渠道</w:t>
      </w:r>
      <w:r>
        <w:rPr>
          <w:sz w:val="24"/>
        </w:rPr>
        <w:tab/>
      </w:r>
      <w:r>
        <w:rPr>
          <w:sz w:val="24"/>
        </w:rPr>
        <w:fldChar w:fldCharType="begin"/>
      </w:r>
      <w:r>
        <w:rPr>
          <w:sz w:val="24"/>
        </w:rPr>
        <w:instrText xml:space="preserve"> PAGEREF _Toc23302 \h </w:instrText>
      </w:r>
      <w:r>
        <w:rPr>
          <w:sz w:val="24"/>
        </w:rPr>
        <w:fldChar w:fldCharType="separate"/>
      </w:r>
      <w:r>
        <w:rPr>
          <w:sz w:val="24"/>
        </w:rPr>
        <w:t>16</w:t>
      </w:r>
      <w:r>
        <w:rPr>
          <w:sz w:val="24"/>
        </w:rPr>
        <w:fldChar w:fldCharType="end"/>
      </w:r>
      <w:r>
        <w:rPr>
          <w:rFonts w:hint="eastAsia"/>
          <w:sz w:val="24"/>
          <w:szCs w:val="30"/>
        </w:rPr>
        <w:fldChar w:fldCharType="end"/>
      </w:r>
    </w:p>
    <w:p w14:paraId="5F756E8F">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_Toc14728 </w:instrText>
      </w:r>
      <w:r>
        <w:rPr>
          <w:rFonts w:hint="eastAsia"/>
          <w:sz w:val="24"/>
          <w:szCs w:val="30"/>
        </w:rPr>
        <w:fldChar w:fldCharType="separate"/>
      </w:r>
      <w:r>
        <w:rPr>
          <w:rFonts w:hint="eastAsia"/>
          <w:sz w:val="24"/>
        </w:rPr>
        <w:t>1.强化资本规划管理提升内生补充效能</w:t>
      </w:r>
      <w:r>
        <w:rPr>
          <w:sz w:val="24"/>
        </w:rPr>
        <w:tab/>
      </w:r>
      <w:r>
        <w:rPr>
          <w:sz w:val="24"/>
        </w:rPr>
        <w:fldChar w:fldCharType="begin"/>
      </w:r>
      <w:r>
        <w:rPr>
          <w:sz w:val="24"/>
        </w:rPr>
        <w:instrText xml:space="preserve"> PAGEREF _Toc14728 \h </w:instrText>
      </w:r>
      <w:r>
        <w:rPr>
          <w:sz w:val="24"/>
        </w:rPr>
        <w:fldChar w:fldCharType="separate"/>
      </w:r>
      <w:r>
        <w:rPr>
          <w:sz w:val="24"/>
        </w:rPr>
        <w:t>16</w:t>
      </w:r>
      <w:r>
        <w:rPr>
          <w:sz w:val="24"/>
        </w:rPr>
        <w:fldChar w:fldCharType="end"/>
      </w:r>
      <w:r>
        <w:rPr>
          <w:rFonts w:hint="eastAsia"/>
          <w:sz w:val="24"/>
          <w:szCs w:val="30"/>
        </w:rPr>
        <w:fldChar w:fldCharType="end"/>
      </w:r>
    </w:p>
    <w:p w14:paraId="7DF58BF5">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_Toc32654 </w:instrText>
      </w:r>
      <w:r>
        <w:rPr>
          <w:rFonts w:hint="eastAsia"/>
          <w:sz w:val="24"/>
          <w:szCs w:val="30"/>
        </w:rPr>
        <w:fldChar w:fldCharType="separate"/>
      </w:r>
      <w:r>
        <w:rPr>
          <w:rFonts w:hint="eastAsia"/>
          <w:sz w:val="24"/>
        </w:rPr>
        <w:t>2.创新多样资本工具畅通外源补充路径</w:t>
      </w:r>
      <w:r>
        <w:rPr>
          <w:sz w:val="24"/>
        </w:rPr>
        <w:tab/>
      </w:r>
      <w:r>
        <w:rPr>
          <w:sz w:val="24"/>
        </w:rPr>
        <w:fldChar w:fldCharType="begin"/>
      </w:r>
      <w:r>
        <w:rPr>
          <w:sz w:val="24"/>
        </w:rPr>
        <w:instrText xml:space="preserve"> PAGEREF _Toc32654 \h </w:instrText>
      </w:r>
      <w:r>
        <w:rPr>
          <w:sz w:val="24"/>
        </w:rPr>
        <w:fldChar w:fldCharType="separate"/>
      </w:r>
      <w:r>
        <w:rPr>
          <w:sz w:val="24"/>
        </w:rPr>
        <w:t>16</w:t>
      </w:r>
      <w:r>
        <w:rPr>
          <w:sz w:val="24"/>
        </w:rPr>
        <w:fldChar w:fldCharType="end"/>
      </w:r>
      <w:r>
        <w:rPr>
          <w:rFonts w:hint="eastAsia"/>
          <w:sz w:val="24"/>
          <w:szCs w:val="30"/>
        </w:rPr>
        <w:fldChar w:fldCharType="end"/>
      </w:r>
    </w:p>
    <w:p w14:paraId="3C4E6008">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_Toc32589 </w:instrText>
      </w:r>
      <w:r>
        <w:rPr>
          <w:rFonts w:hint="eastAsia"/>
          <w:sz w:val="24"/>
          <w:szCs w:val="30"/>
        </w:rPr>
        <w:fldChar w:fldCharType="separate"/>
      </w:r>
      <w:r>
        <w:rPr>
          <w:rFonts w:hint="eastAsia"/>
          <w:sz w:val="24"/>
          <w:szCs w:val="30"/>
        </w:rPr>
        <w:t>结论</w:t>
      </w:r>
      <w:r>
        <w:rPr>
          <w:sz w:val="24"/>
        </w:rPr>
        <w:tab/>
      </w:r>
      <w:r>
        <w:rPr>
          <w:sz w:val="24"/>
        </w:rPr>
        <w:fldChar w:fldCharType="begin"/>
      </w:r>
      <w:r>
        <w:rPr>
          <w:sz w:val="24"/>
        </w:rPr>
        <w:instrText xml:space="preserve"> PAGEREF _Toc32589 \h </w:instrText>
      </w:r>
      <w:r>
        <w:rPr>
          <w:sz w:val="24"/>
        </w:rPr>
        <w:fldChar w:fldCharType="separate"/>
      </w:r>
      <w:r>
        <w:rPr>
          <w:sz w:val="24"/>
        </w:rPr>
        <w:t>17</w:t>
      </w:r>
      <w:r>
        <w:rPr>
          <w:sz w:val="24"/>
        </w:rPr>
        <w:fldChar w:fldCharType="end"/>
      </w:r>
      <w:r>
        <w:rPr>
          <w:rFonts w:hint="eastAsia"/>
          <w:sz w:val="24"/>
          <w:szCs w:val="30"/>
        </w:rPr>
        <w:fldChar w:fldCharType="end"/>
      </w:r>
    </w:p>
    <w:p w14:paraId="33B00D5C">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_Toc26449 </w:instrText>
      </w:r>
      <w:r>
        <w:rPr>
          <w:rFonts w:hint="eastAsia"/>
          <w:sz w:val="24"/>
          <w:szCs w:val="30"/>
        </w:rPr>
        <w:fldChar w:fldCharType="separate"/>
      </w:r>
      <w:r>
        <w:rPr>
          <w:rFonts w:hint="eastAsia"/>
          <w:sz w:val="24"/>
          <w:szCs w:val="30"/>
        </w:rPr>
        <w:t>参考文献</w:t>
      </w:r>
      <w:r>
        <w:rPr>
          <w:sz w:val="24"/>
        </w:rPr>
        <w:tab/>
      </w:r>
      <w:r>
        <w:rPr>
          <w:sz w:val="24"/>
        </w:rPr>
        <w:fldChar w:fldCharType="begin"/>
      </w:r>
      <w:r>
        <w:rPr>
          <w:sz w:val="24"/>
        </w:rPr>
        <w:instrText xml:space="preserve"> PAGEREF _Toc26449 \h </w:instrText>
      </w:r>
      <w:r>
        <w:rPr>
          <w:sz w:val="24"/>
        </w:rPr>
        <w:fldChar w:fldCharType="separate"/>
      </w:r>
      <w:r>
        <w:rPr>
          <w:sz w:val="24"/>
        </w:rPr>
        <w:t>18</w:t>
      </w:r>
      <w:r>
        <w:rPr>
          <w:sz w:val="24"/>
        </w:rPr>
        <w:fldChar w:fldCharType="end"/>
      </w:r>
      <w:r>
        <w:rPr>
          <w:rFonts w:hint="eastAsia"/>
          <w:sz w:val="24"/>
          <w:szCs w:val="30"/>
        </w:rPr>
        <w:fldChar w:fldCharType="end"/>
      </w:r>
    </w:p>
    <w:p w14:paraId="3A57EFBB">
      <w:pPr>
        <w:pStyle w:val="11"/>
        <w:tabs>
          <w:tab w:val="right" w:leader="dot" w:pos="8306"/>
        </w:tabs>
        <w:spacing w:line="360" w:lineRule="auto"/>
        <w:rPr>
          <w:rFonts w:hint="eastAsia"/>
          <w:sz w:val="24"/>
          <w:szCs w:val="30"/>
        </w:rPr>
      </w:pPr>
    </w:p>
    <w:p w14:paraId="5BC18AF9">
      <w:pPr>
        <w:pStyle w:val="11"/>
        <w:tabs>
          <w:tab w:val="right" w:leader="dot" w:pos="8306"/>
        </w:tabs>
        <w:spacing w:line="360" w:lineRule="auto"/>
      </w:pPr>
      <w:r>
        <w:rPr>
          <w:rFonts w:hint="eastAsia"/>
          <w:sz w:val="24"/>
          <w:szCs w:val="30"/>
        </w:rPr>
        <w:fldChar w:fldCharType="begin"/>
      </w:r>
      <w:r>
        <w:rPr>
          <w:rFonts w:hint="eastAsia"/>
          <w:sz w:val="24"/>
          <w:szCs w:val="30"/>
        </w:rPr>
        <w:instrText xml:space="preserve"> HYPERLINK \l _Toc9070 </w:instrText>
      </w:r>
      <w:r>
        <w:rPr>
          <w:rFonts w:hint="eastAsia"/>
          <w:sz w:val="24"/>
          <w:szCs w:val="30"/>
        </w:rPr>
        <w:fldChar w:fldCharType="separate"/>
      </w:r>
      <w:r>
        <w:rPr>
          <w:rFonts w:hint="eastAsia"/>
          <w:sz w:val="24"/>
          <w:szCs w:val="30"/>
        </w:rPr>
        <w:t>致谢</w:t>
      </w:r>
      <w:r>
        <w:rPr>
          <w:sz w:val="24"/>
        </w:rPr>
        <w:tab/>
      </w:r>
      <w:r>
        <w:rPr>
          <w:sz w:val="24"/>
        </w:rPr>
        <w:fldChar w:fldCharType="begin"/>
      </w:r>
      <w:r>
        <w:rPr>
          <w:sz w:val="24"/>
        </w:rPr>
        <w:instrText xml:space="preserve"> PAGEREF _Toc9070 \h </w:instrText>
      </w:r>
      <w:r>
        <w:rPr>
          <w:sz w:val="24"/>
        </w:rPr>
        <w:fldChar w:fldCharType="separate"/>
      </w:r>
      <w:r>
        <w:rPr>
          <w:sz w:val="24"/>
        </w:rPr>
        <w:t>19</w:t>
      </w:r>
      <w:r>
        <w:rPr>
          <w:sz w:val="24"/>
        </w:rPr>
        <w:fldChar w:fldCharType="end"/>
      </w:r>
      <w:r>
        <w:rPr>
          <w:rFonts w:hint="eastAsia"/>
          <w:sz w:val="24"/>
          <w:szCs w:val="30"/>
        </w:rPr>
        <w:fldChar w:fldCharType="end"/>
      </w:r>
    </w:p>
    <w:p w14:paraId="642D3AC7">
      <w:pPr>
        <w:spacing w:line="300" w:lineRule="auto"/>
        <w:jc w:val="center"/>
        <w:rPr>
          <w:rFonts w:hint="eastAsia" w:ascii="黑体" w:eastAsia="黑体"/>
          <w:sz w:val="30"/>
          <w:szCs w:val="30"/>
        </w:rPr>
      </w:pPr>
      <w:r>
        <w:rPr>
          <w:rFonts w:hint="eastAsia" w:ascii="黑体" w:eastAsia="黑体"/>
          <w:szCs w:val="30"/>
        </w:rPr>
        <w:fldChar w:fldCharType="end"/>
      </w:r>
    </w:p>
    <w:p w14:paraId="4616B444">
      <w:pPr>
        <w:spacing w:line="300" w:lineRule="auto"/>
        <w:jc w:val="center"/>
        <w:rPr>
          <w:rFonts w:hint="eastAsia" w:ascii="黑体" w:eastAsia="黑体"/>
          <w:sz w:val="30"/>
          <w:szCs w:val="30"/>
        </w:rPr>
      </w:pPr>
    </w:p>
    <w:p w14:paraId="1DFEE3F4">
      <w:pPr>
        <w:jc w:val="center"/>
        <w:rPr>
          <w:rFonts w:hint="eastAsia" w:ascii="黑体" w:hAnsi="黑体" w:eastAsia="黑体" w:cs="黑体"/>
          <w:sz w:val="30"/>
          <w:szCs w:val="30"/>
        </w:rPr>
        <w:sectPr>
          <w:footerReference r:id="rId8" w:type="default"/>
          <w:footnotePr>
            <w:numFmt w:val="decimalEnclosedCircleChinese"/>
          </w:footnotePr>
          <w:pgSz w:w="11906" w:h="16838"/>
          <w:pgMar w:top="1440" w:right="1800" w:bottom="1440" w:left="1800" w:header="720" w:footer="720" w:gutter="0"/>
          <w:pgNumType w:fmt="upperRoman" w:start="1"/>
          <w:cols w:space="720" w:num="1"/>
          <w:docGrid w:linePitch="312" w:charSpace="0"/>
        </w:sectPr>
      </w:pPr>
    </w:p>
    <w:p w14:paraId="5736EFB0">
      <w:pPr>
        <w:jc w:val="center"/>
        <w:rPr>
          <w:rFonts w:hint="eastAsia" w:ascii="黑体" w:hAnsi="黑体" w:eastAsia="黑体" w:cs="黑体"/>
          <w:sz w:val="30"/>
          <w:szCs w:val="30"/>
        </w:rPr>
      </w:pPr>
      <w:r>
        <w:rPr>
          <w:rFonts w:hint="eastAsia" w:ascii="黑体" w:hAnsi="黑体" w:eastAsia="黑体" w:cs="黑体"/>
          <w:sz w:val="30"/>
          <w:szCs w:val="30"/>
        </w:rPr>
        <w:t>城市商业银行信用风险管理的问题及对策研究</w:t>
      </w:r>
    </w:p>
    <w:p w14:paraId="3CC62428">
      <w:pPr>
        <w:jc w:val="center"/>
        <w:rPr>
          <w:rFonts w:hint="eastAsia" w:ascii="黑体" w:hAnsi="黑体" w:eastAsia="黑体" w:cs="黑体"/>
          <w:sz w:val="30"/>
          <w:szCs w:val="30"/>
        </w:rPr>
      </w:pPr>
      <w:r>
        <w:rPr>
          <w:rFonts w:hint="eastAsia" w:ascii="黑体" w:hAnsi="黑体" w:eastAsia="黑体" w:cs="黑体"/>
          <w:sz w:val="30"/>
          <w:szCs w:val="30"/>
        </w:rPr>
        <w:t>——以邯郸银行为例</w:t>
      </w:r>
    </w:p>
    <w:p w14:paraId="0EEA0FD2">
      <w:pPr>
        <w:rPr>
          <w:rFonts w:hint="eastAsia"/>
          <w:sz w:val="30"/>
          <w:szCs w:val="30"/>
        </w:rPr>
      </w:pPr>
    </w:p>
    <w:p w14:paraId="7CB40F4A">
      <w:pPr>
        <w:jc w:val="center"/>
        <w:rPr>
          <w:rFonts w:hint="eastAsia"/>
          <w:sz w:val="30"/>
          <w:szCs w:val="30"/>
        </w:rPr>
      </w:pPr>
      <w:r>
        <w:rPr>
          <w:rFonts w:hint="eastAsia"/>
          <w:sz w:val="30"/>
          <w:szCs w:val="30"/>
        </w:rPr>
        <w:t>候丽娟</w:t>
      </w:r>
    </w:p>
    <w:p w14:paraId="2D9ED194">
      <w:pPr>
        <w:spacing w:line="300" w:lineRule="auto"/>
        <w:rPr>
          <w:rFonts w:hint="eastAsia" w:ascii="黑体" w:eastAsia="黑体"/>
          <w:sz w:val="30"/>
          <w:szCs w:val="30"/>
        </w:rPr>
      </w:pPr>
    </w:p>
    <w:p w14:paraId="260E7007">
      <w:pPr>
        <w:snapToGrid w:val="0"/>
        <w:spacing w:line="300" w:lineRule="auto"/>
        <w:jc w:val="center"/>
        <w:outlineLvl w:val="0"/>
        <w:rPr>
          <w:ins w:id="0" w:author="wuccnu@163.com" w:date="2026-03-04T20:13:00Z"/>
          <w:rFonts w:hint="eastAsia" w:ascii="黑体" w:eastAsia="黑体"/>
          <w:sz w:val="30"/>
          <w:szCs w:val="30"/>
        </w:rPr>
      </w:pPr>
      <w:bookmarkStart w:id="0" w:name="_Toc6401"/>
      <w:r>
        <w:rPr>
          <w:rFonts w:hint="eastAsia" w:ascii="黑体" w:eastAsia="黑体"/>
          <w:sz w:val="30"/>
          <w:szCs w:val="30"/>
        </w:rPr>
        <w:t>摘要</w:t>
      </w:r>
      <w:bookmarkEnd w:id="0"/>
      <w:ins w:id="1" w:author="wuccnu@163.com" w:date="2026-03-04T20:13:00Z">
        <w:r>
          <w:rPr>
            <w:rFonts w:hint="eastAsia" w:ascii="黑体" w:eastAsia="黑体"/>
            <w:sz w:val="30"/>
            <w:szCs w:val="30"/>
          </w:rPr>
          <w:t>最好说说，本文</w:t>
        </w:r>
      </w:ins>
    </w:p>
    <w:p w14:paraId="71C1912E">
      <w:pPr>
        <w:snapToGrid w:val="0"/>
        <w:spacing w:line="300" w:lineRule="auto"/>
        <w:jc w:val="center"/>
        <w:outlineLvl w:val="0"/>
        <w:rPr>
          <w:ins w:id="2" w:author="wuccnu@163.com" w:date="2026-03-04T20:13:00Z"/>
          <w:rFonts w:hint="eastAsia" w:ascii="黑体" w:eastAsia="黑体"/>
          <w:sz w:val="30"/>
          <w:szCs w:val="30"/>
        </w:rPr>
      </w:pPr>
      <w:ins w:id="3" w:author="wuccnu@163.com" w:date="2026-03-04T20:13:00Z">
        <w:r>
          <w:rPr>
            <w:rFonts w:hint="eastAsia" w:ascii="黑体" w:eastAsia="黑体"/>
            <w:sz w:val="30"/>
            <w:szCs w:val="30"/>
          </w:rPr>
          <w:t>研究的问题是什么（就是你的标题）</w:t>
        </w:r>
      </w:ins>
    </w:p>
    <w:p w14:paraId="233E89A0">
      <w:pPr>
        <w:snapToGrid w:val="0"/>
        <w:spacing w:line="300" w:lineRule="auto"/>
        <w:jc w:val="center"/>
        <w:outlineLvl w:val="0"/>
        <w:rPr>
          <w:ins w:id="4" w:author="wuccnu@163.com" w:date="2026-03-04T20:13:00Z"/>
          <w:rFonts w:hint="eastAsia" w:ascii="黑体" w:eastAsia="黑体"/>
          <w:sz w:val="30"/>
          <w:szCs w:val="30"/>
        </w:rPr>
      </w:pPr>
      <w:ins w:id="5" w:author="wuccnu@163.com" w:date="2026-03-04T20:13:00Z">
        <w:r>
          <w:rPr>
            <w:rFonts w:hint="eastAsia" w:ascii="黑体" w:eastAsia="黑体"/>
            <w:sz w:val="30"/>
            <w:szCs w:val="30"/>
          </w:rPr>
          <w:t>如何研究的（用什么数据，什么方法，从哪些方面研究了农村金融发展存在的问题的，简单来说，把你的论文中的问题部分的标题抄过来就可以的啊）</w:t>
        </w:r>
      </w:ins>
    </w:p>
    <w:p w14:paraId="05042FE1">
      <w:pPr>
        <w:snapToGrid w:val="0"/>
        <w:spacing w:line="300" w:lineRule="auto"/>
        <w:jc w:val="center"/>
        <w:outlineLvl w:val="0"/>
        <w:rPr>
          <w:ins w:id="6" w:author="wuccnu@163.com" w:date="2026-03-04T20:13:00Z"/>
          <w:rFonts w:hint="eastAsia" w:ascii="黑体" w:eastAsia="黑体"/>
          <w:sz w:val="30"/>
          <w:szCs w:val="30"/>
        </w:rPr>
      </w:pPr>
      <w:ins w:id="7" w:author="wuccnu@163.com" w:date="2026-03-04T20:13:00Z">
        <w:r>
          <w:rPr>
            <w:rFonts w:hint="eastAsia" w:ascii="黑体" w:eastAsia="黑体"/>
            <w:sz w:val="30"/>
            <w:szCs w:val="30"/>
          </w:rPr>
          <w:t>结论是什么（把你的对策建议部分的标题抄过来就可以的）</w:t>
        </w:r>
      </w:ins>
    </w:p>
    <w:p w14:paraId="40296344">
      <w:pPr>
        <w:snapToGrid w:val="0"/>
        <w:spacing w:line="300" w:lineRule="auto"/>
        <w:jc w:val="center"/>
        <w:outlineLvl w:val="0"/>
        <w:rPr>
          <w:rFonts w:hint="eastAsia" w:ascii="黑体" w:eastAsia="黑体"/>
          <w:sz w:val="30"/>
          <w:szCs w:val="30"/>
        </w:rPr>
      </w:pPr>
      <w:ins w:id="8" w:author="wuccnu@163.com" w:date="2026-03-04T20:13:00Z">
        <w:r>
          <w:rPr>
            <w:rFonts w:hint="eastAsia" w:ascii="黑体" w:eastAsia="黑体"/>
            <w:sz w:val="30"/>
            <w:szCs w:val="30"/>
          </w:rPr>
          <w:t>政策启示是什么</w:t>
        </w:r>
      </w:ins>
    </w:p>
    <w:p w14:paraId="052C0BDF">
      <w:pPr>
        <w:widowControl/>
        <w:snapToGrid w:val="0"/>
        <w:spacing w:line="300" w:lineRule="auto"/>
        <w:ind w:firstLine="618"/>
        <w:rPr>
          <w:rFonts w:hint="eastAsia"/>
          <w:color w:val="000000"/>
          <w:sz w:val="30"/>
          <w:szCs w:val="30"/>
        </w:rPr>
      </w:pPr>
    </w:p>
    <w:p w14:paraId="59920845">
      <w:pPr>
        <w:widowControl/>
        <w:snapToGrid w:val="0"/>
        <w:spacing w:before="120" w:after="120" w:line="300" w:lineRule="auto"/>
        <w:ind w:firstLine="480" w:firstLineChars="200"/>
        <w:rPr>
          <w:sz w:val="24"/>
        </w:rPr>
      </w:pPr>
      <w:r>
        <w:rPr>
          <w:rFonts w:hint="eastAsia"/>
          <w:sz w:val="24"/>
        </w:rPr>
        <w:t>在经济下行、房地产市场调整及地方政府债务风险凸显的背景下，城市商业银行信用风险管理面临多重挑战。本文以邯郸银行为研究对象，结合城商行地域性、资源约束特征，通过文献研究法与案例分析法，探究其信用风险防控现状与问题。研究发现，邯郸银行存在区域经济依赖性强、房地产及地方政府关联业务风险较高、风险管理手段滞后、资本补充渠道狭窄等问题。基于此，本文针对性提出优化区域信贷结构、严控关联业务风险、构建智慧风控体系、拓宽资本补充渠道等改进建议，以期为邯郸银行及同类城商行提升信用风险管理水平、应对行业风险提供实践参考。</w:t>
      </w:r>
    </w:p>
    <w:p w14:paraId="6536EFD0">
      <w:pPr>
        <w:widowControl/>
        <w:snapToGrid w:val="0"/>
        <w:spacing w:before="120" w:after="120" w:line="480" w:lineRule="atLeast"/>
        <w:ind w:firstLine="480" w:firstLineChars="200"/>
        <w:rPr>
          <w:rFonts w:hint="eastAsia" w:cs="仿宋"/>
          <w:sz w:val="24"/>
          <w:szCs w:val="32"/>
        </w:rPr>
      </w:pPr>
      <w:r>
        <w:rPr>
          <w:rFonts w:hint="eastAsia"/>
          <w:sz w:val="24"/>
        </w:rPr>
        <w:t>关键词：</w:t>
      </w:r>
      <w:r>
        <w:rPr>
          <w:rFonts w:hint="eastAsia" w:cs="仿宋"/>
          <w:sz w:val="24"/>
          <w:szCs w:val="32"/>
        </w:rPr>
        <w:t>城市商业银行；信用风险；风险防控；邯郸银行</w:t>
      </w:r>
    </w:p>
    <w:p w14:paraId="54BF50EF">
      <w:pPr>
        <w:widowControl/>
        <w:snapToGrid w:val="0"/>
        <w:spacing w:before="120" w:after="120" w:line="480" w:lineRule="atLeast"/>
        <w:jc w:val="center"/>
        <w:rPr>
          <w:rFonts w:hint="eastAsia" w:ascii="黑体" w:hAnsi="宋体" w:eastAsia="黑体"/>
          <w:b/>
          <w:sz w:val="30"/>
          <w:szCs w:val="30"/>
        </w:rPr>
      </w:pPr>
    </w:p>
    <w:p w14:paraId="62867AD9">
      <w:pPr>
        <w:widowControl/>
        <w:snapToGrid w:val="0"/>
        <w:spacing w:before="120" w:after="120" w:line="480" w:lineRule="atLeast"/>
        <w:jc w:val="center"/>
        <w:rPr>
          <w:rFonts w:hint="eastAsia" w:ascii="黑体" w:hAnsi="宋体" w:eastAsia="黑体"/>
          <w:b/>
          <w:sz w:val="30"/>
          <w:szCs w:val="30"/>
        </w:rPr>
        <w:sectPr>
          <w:footerReference r:id="rId9" w:type="default"/>
          <w:footnotePr>
            <w:numFmt w:val="decimalEnclosedCircleChinese"/>
          </w:footnotePr>
          <w:pgSz w:w="11906" w:h="16838"/>
          <w:pgMar w:top="1440" w:right="1800" w:bottom="1440" w:left="1800" w:header="720" w:footer="720" w:gutter="0"/>
          <w:pgNumType w:fmt="upperRoman" w:start="3"/>
          <w:cols w:space="720" w:num="1"/>
          <w:docGrid w:linePitch="312" w:charSpace="0"/>
        </w:sectPr>
      </w:pPr>
    </w:p>
    <w:p w14:paraId="17909A2E">
      <w:pPr>
        <w:widowControl/>
        <w:snapToGrid w:val="0"/>
        <w:spacing w:line="300" w:lineRule="auto"/>
        <w:jc w:val="center"/>
        <w:outlineLvl w:val="0"/>
        <w:rPr>
          <w:rFonts w:hint="eastAsia" w:ascii="黑体" w:hAnsi="宋体" w:eastAsia="黑体"/>
          <w:b/>
          <w:sz w:val="30"/>
          <w:szCs w:val="30"/>
        </w:rPr>
      </w:pPr>
      <w:bookmarkStart w:id="1" w:name="_Toc23449"/>
      <w:r>
        <w:rPr>
          <w:rFonts w:hint="eastAsia" w:ascii="黑体" w:hAnsi="宋体" w:eastAsia="黑体"/>
          <w:b/>
          <w:sz w:val="30"/>
          <w:szCs w:val="30"/>
        </w:rPr>
        <w:t>一、引言</w:t>
      </w:r>
      <w:bookmarkEnd w:id="1"/>
    </w:p>
    <w:p w14:paraId="0BA5C0C5">
      <w:pPr>
        <w:widowControl/>
        <w:snapToGrid w:val="0"/>
        <w:spacing w:line="300" w:lineRule="auto"/>
        <w:rPr>
          <w:rFonts w:hint="eastAsia" w:ascii="宋体" w:hAnsi="宋体"/>
          <w:sz w:val="24"/>
        </w:rPr>
      </w:pPr>
    </w:p>
    <w:p w14:paraId="27CE169E">
      <w:pPr>
        <w:widowControl/>
        <w:snapToGrid w:val="0"/>
        <w:spacing w:line="300" w:lineRule="auto"/>
        <w:ind w:firstLine="480" w:firstLineChars="200"/>
        <w:outlineLvl w:val="1"/>
        <w:rPr>
          <w:rFonts w:hint="eastAsia" w:ascii="黑体" w:hAnsi="宋体" w:eastAsia="黑体"/>
          <w:sz w:val="24"/>
        </w:rPr>
      </w:pPr>
      <w:bookmarkStart w:id="2" w:name="_Toc10088"/>
      <w:r>
        <w:rPr>
          <w:rFonts w:hint="eastAsia" w:ascii="黑体" w:hAnsi="宋体" w:eastAsia="黑体"/>
          <w:sz w:val="24"/>
        </w:rPr>
        <w:t>（一）研究背景</w:t>
      </w:r>
      <w:bookmarkEnd w:id="2"/>
      <w:ins w:id="9" w:author="wuccnu@163.com" w:date="2026-03-04T20:14:00Z">
        <w:r>
          <w:rPr>
            <w:rFonts w:hint="eastAsia" w:ascii="黑体" w:hAnsi="宋体" w:eastAsia="黑体"/>
            <w:sz w:val="24"/>
          </w:rPr>
          <w:t>选题背景要写，第一，这个问题党中央国务院有没有提，说清楚何时提出的，表示这个问题国家在关注，很重要，第二，现实中，这个问题怎么样，多找些数据，说说，表示现实中这个问题很重要，但是存在较大的问题，需要本文进行研究，这就是为何要研究本文。第三，学术上目前对于该问题的研究有哪些，存在的问题是什么，本文要研究的问题是什么。</w:t>
        </w:r>
      </w:ins>
    </w:p>
    <w:p w14:paraId="5D9A4DC9">
      <w:pPr>
        <w:spacing w:line="300" w:lineRule="auto"/>
        <w:ind w:firstLine="480" w:firstLineChars="200"/>
        <w:rPr>
          <w:rFonts w:hint="eastAsia"/>
          <w:sz w:val="24"/>
        </w:rPr>
      </w:pPr>
      <w:r>
        <w:rPr>
          <w:rFonts w:hint="eastAsia"/>
          <w:sz w:val="24"/>
        </w:rPr>
        <w:t>目前，我国经济正由高速发展阶段迈向高质量发展阶段，结构性、体制性、周期性问题并存，经济发展面临新的风险。金融是现代经济的基石，是经济的稳定器，商业银行的信用风险是商业银行面临的最主要的信用风险，银行的信用风险管控质量直接关乎银行的生存和发展，关乎整个金融体系的安全。城市商业银行作为我国银行体系的重要组成部分，深耕地方经济，在服务中小企业、支持地区发展中具有独特的作用。但与国有大行、全国性股份制银行相比，城市商业银行规模较小、业务分布集中、风险管理水平相对较低，在复杂多变的经济金融环境下更容易受到区域性、行业性风险的影响。尤其是近年来，部分地区经济转型压力较大，房地产市场调整持续加剧，地方政府债务风险防控趋紧，以区域为主的城商行信用风险防控形势更加严峻，城商行信用风险成因、特征和防控研究具有十分重要的现实紧迫性。</w:t>
      </w:r>
    </w:p>
    <w:p w14:paraId="1A383224">
      <w:pPr>
        <w:widowControl/>
        <w:snapToGrid w:val="0"/>
        <w:spacing w:line="300" w:lineRule="auto"/>
        <w:ind w:firstLine="480" w:firstLineChars="200"/>
        <w:outlineLvl w:val="1"/>
        <w:rPr>
          <w:rFonts w:hint="eastAsia" w:ascii="黑体" w:hAnsi="宋体" w:eastAsia="黑体"/>
          <w:sz w:val="24"/>
        </w:rPr>
      </w:pPr>
      <w:bookmarkStart w:id="3" w:name="_Toc14184"/>
      <w:r>
        <w:rPr>
          <w:rFonts w:hint="eastAsia" w:ascii="黑体" w:hAnsi="宋体" w:eastAsia="黑体"/>
          <w:sz w:val="24"/>
        </w:rPr>
        <w:t>（二）研究意义</w:t>
      </w:r>
      <w:bookmarkEnd w:id="3"/>
    </w:p>
    <w:p w14:paraId="1DE73B1A">
      <w:pPr>
        <w:spacing w:line="300" w:lineRule="auto"/>
        <w:ind w:firstLine="480" w:firstLineChars="200"/>
        <w:outlineLvl w:val="2"/>
        <w:rPr>
          <w:rFonts w:hint="eastAsia" w:ascii="黑体" w:hAnsi="宋体" w:eastAsia="黑体"/>
          <w:sz w:val="24"/>
        </w:rPr>
      </w:pPr>
      <w:bookmarkStart w:id="4" w:name="_Toc25228"/>
      <w:r>
        <w:rPr>
          <w:rFonts w:hint="eastAsia" w:ascii="黑体" w:hAnsi="宋体" w:eastAsia="黑体"/>
          <w:sz w:val="24"/>
        </w:rPr>
        <w:t>1.理论意义</w:t>
      </w:r>
      <w:bookmarkEnd w:id="4"/>
    </w:p>
    <w:p w14:paraId="46959399">
      <w:pPr>
        <w:spacing w:line="300" w:lineRule="auto"/>
        <w:ind w:firstLine="480" w:firstLineChars="200"/>
        <w:rPr>
          <w:rFonts w:hint="eastAsia"/>
          <w:sz w:val="24"/>
        </w:rPr>
      </w:pPr>
      <w:r>
        <w:rPr>
          <w:rFonts w:hint="eastAsia"/>
          <w:sz w:val="24"/>
        </w:rPr>
        <w:t>本研究以信息不对称理论、全面风险管理理论等为基础，结合案例深入研究城市商业银行信用风险生成机制、传导机制，丰富和发展中国具体金融机构，尤其是地方性金融机构的信用风险管理理论，有助于认识到城商行在地区经济、产业和政策环境下的风险演化规律，克服现有研究缺乏对城商行这一特殊主体微观风险实践重视的局限性。</w:t>
      </w:r>
    </w:p>
    <w:p w14:paraId="6A6B6DCD">
      <w:pPr>
        <w:spacing w:line="300" w:lineRule="auto"/>
        <w:ind w:firstLine="480" w:firstLineChars="200"/>
        <w:outlineLvl w:val="2"/>
        <w:rPr>
          <w:rFonts w:hint="eastAsia" w:ascii="黑体" w:hAnsi="宋体" w:eastAsia="黑体"/>
          <w:sz w:val="24"/>
        </w:rPr>
      </w:pPr>
      <w:bookmarkStart w:id="5" w:name="_Toc28517"/>
      <w:r>
        <w:rPr>
          <w:rFonts w:hint="eastAsia" w:ascii="黑体" w:hAnsi="宋体" w:eastAsia="黑体"/>
          <w:sz w:val="24"/>
        </w:rPr>
        <w:t>2.实践意义</w:t>
      </w:r>
      <w:bookmarkEnd w:id="5"/>
    </w:p>
    <w:p w14:paraId="21795358">
      <w:pPr>
        <w:spacing w:line="300" w:lineRule="auto"/>
        <w:ind w:firstLine="480" w:firstLineChars="200"/>
        <w:rPr>
          <w:rFonts w:hint="eastAsia"/>
          <w:sz w:val="24"/>
        </w:rPr>
      </w:pPr>
      <w:r>
        <w:rPr>
          <w:rFonts w:hint="eastAsia"/>
          <w:sz w:val="24"/>
        </w:rPr>
        <w:t>本研究以邯郸银行为例，通过对其财务报表和风险现状的深入分析，了解邯郸银行的信用风险防控实际问题和薄弱环节，并对邯郸银行提出有针对性、可操作性的改进建议。本研究结果可为邯郸银行完善风险管理体系，提高风险防范意识提供直接借鉴，也可为国内其他相同发展条件、面临同样的风险挑战的城市商业银行提供一定的实践参考，帮助其实现稳健经营、可持续发展，服务地方实体经济。</w:t>
      </w:r>
    </w:p>
    <w:p w14:paraId="2A66637E">
      <w:pPr>
        <w:widowControl/>
        <w:snapToGrid w:val="0"/>
        <w:spacing w:line="300" w:lineRule="auto"/>
        <w:ind w:firstLine="480" w:firstLineChars="200"/>
        <w:outlineLvl w:val="1"/>
        <w:rPr>
          <w:rFonts w:hint="eastAsia" w:ascii="黑体" w:hAnsi="宋体" w:eastAsia="黑体"/>
          <w:sz w:val="24"/>
        </w:rPr>
      </w:pPr>
      <w:bookmarkStart w:id="6" w:name="_Toc32511"/>
      <w:r>
        <w:rPr>
          <w:rFonts w:hint="eastAsia" w:ascii="黑体" w:hAnsi="宋体" w:eastAsia="黑体"/>
          <w:sz w:val="24"/>
        </w:rPr>
        <w:t>（三）文献</w:t>
      </w:r>
      <w:commentRangeStart w:id="0"/>
      <w:r>
        <w:rPr>
          <w:rFonts w:hint="eastAsia" w:ascii="黑体" w:hAnsi="宋体" w:eastAsia="黑体"/>
          <w:sz w:val="24"/>
        </w:rPr>
        <w:t>综述</w:t>
      </w:r>
      <w:bookmarkEnd w:id="6"/>
      <w:commentRangeEnd w:id="0"/>
      <w:r>
        <w:rPr>
          <w:rStyle w:val="18"/>
        </w:rPr>
        <w:commentReference w:id="0"/>
      </w:r>
    </w:p>
    <w:p w14:paraId="53AF30F1">
      <w:pPr>
        <w:spacing w:line="300" w:lineRule="auto"/>
        <w:ind w:firstLine="480" w:firstLineChars="200"/>
        <w:outlineLvl w:val="2"/>
        <w:rPr>
          <w:rFonts w:hint="eastAsia" w:ascii="黑体" w:hAnsi="宋体" w:eastAsia="黑体"/>
          <w:sz w:val="24"/>
        </w:rPr>
      </w:pPr>
      <w:bookmarkStart w:id="7" w:name="_Toc19185"/>
      <w:r>
        <w:rPr>
          <w:rFonts w:hint="eastAsia" w:ascii="黑体" w:hAnsi="宋体" w:eastAsia="黑体"/>
          <w:sz w:val="24"/>
        </w:rPr>
        <w:t>1.国内相关研究</w:t>
      </w:r>
      <w:bookmarkEnd w:id="7"/>
      <w:ins w:id="10" w:author="wuccnu@163.com" w:date="2026-03-04T20:14:00Z">
        <w:r>
          <w:rPr>
            <w:rFonts w:hint="eastAsia" w:ascii="黑体" w:hAnsi="宋体" w:eastAsia="黑体"/>
            <w:sz w:val="24"/>
          </w:rPr>
          <w:t xml:space="preserve"> 需要把下面的文献找个标准</w:t>
        </w:r>
      </w:ins>
      <w:ins w:id="11" w:author="wuccnu@163.com" w:date="2026-03-04T20:15:00Z">
        <w:r>
          <w:rPr>
            <w:rFonts w:hint="eastAsia" w:ascii="黑体" w:hAnsi="宋体" w:eastAsia="黑体"/>
            <w:sz w:val="24"/>
          </w:rPr>
          <w:t>分类，</w:t>
        </w:r>
      </w:ins>
      <w:ins w:id="12" w:author="wuccnu@163.com" w:date="2026-03-04T20:21:00Z">
        <w:r>
          <w:rPr>
            <w:rFonts w:hint="eastAsia" w:ascii="黑体" w:hAnsi="宋体" w:eastAsia="黑体"/>
            <w:sz w:val="24"/>
          </w:rPr>
          <w:t>不能就是一大段</w:t>
        </w:r>
      </w:ins>
    </w:p>
    <w:p w14:paraId="0B7170E2">
      <w:pPr>
        <w:spacing w:line="300" w:lineRule="auto"/>
        <w:ind w:firstLine="480" w:firstLineChars="200"/>
        <w:rPr>
          <w:rFonts w:hint="eastAsia"/>
          <w:sz w:val="24"/>
        </w:rPr>
      </w:pPr>
      <w:r>
        <w:rPr>
          <w:rFonts w:hint="eastAsia"/>
          <w:sz w:val="24"/>
        </w:rPr>
        <w:t>国内学者结合中国金融体系特点，对商业银行信用风险进行了广泛研究。早期研究多集中于国有大型银行。黄旭（2025）研究数字金融与商业银行信用风险管理的内在关联，分析数字金融通过数据获取、技术迭代等路径的作用机制，构建量化指标并实证检验。结果显示，数字金融具有双重影响，既拓宽数据渠道、提升风险识别精准度以降低风险，又因加剧竞争、引发盲目业务扩张及数据合规问题，间接放大风险。巫东阳（2025）针对传统监测预警机制的滞后性与主观性问题，构建基于大数据技术的信用风险监测与预警机制，探究大数据在指标筛选、实时监测及模型构建中的应用。结果表明，该机制可实现动态预警，多维度数据整合提升预警及时性与准确性，逻辑回归与随机森林组合模型优于单一模型，降低漏警、误警率。张永丹（2025）以大数据、人工智能等技术为切入点，探究金融科技在商行信用风险管理全流程的赋能路径，分析与传统模式的融合现状及瓶颈。结果显示，金融科技可破解信息不对称难题，优化评估模型、提升业务透明度，但赋能效果存在异质性，技术适配性与数据共享机制不足制约赋能深度。冯梦婷（2025）聚焦地方政府债务与地方商行信用风险的关联性，探究债务规模、结构的作用机制及传导路径。结果表明，二者呈倒“U”型关系，适度债务可带动地方经济、降低风险，超阈值则挤占信贷资源、推高不良贷款率；隐性债务占比过高会进一步放大上述负面影响，加剧信用风险。卜亚（2025）引入数字化转型与业务创新为中介变量，构建理论框架并实证分析传导关系。结果显示，数字金融通过数字化转型抑制信用风险，业务创新短期因拓展风险边界推高风险，长期与转型协同可降险；区域金融发展水平、银行产权性质对传导效应具有显著调节作用。张赛（2025）结合农商行服务“三农”、风控薄弱的特点，分析其信用风险成因与管理短板。结果指出，风险源于农村信用信息缺失、抵押物不足等，管理存在体系不完善、人才匮乏等问题，建议建立农村信用数据库、创新抵押担保方式，构建政银担风险分担机制。罗琛（2025）聚焦城商行服务地方、客户以中小企业为主的特点，对比传统与新型信用评估模型的适用性，优化评估指标体系。结果显示，传统模型适配性差，基于供应链与企业行为数据的模型更能反映中小企业信用状况，提升评估精准度，建议城商行结合地方产业特色定制模型。</w:t>
      </w:r>
    </w:p>
    <w:p w14:paraId="258159EB">
      <w:pPr>
        <w:spacing w:line="300" w:lineRule="auto"/>
        <w:ind w:firstLine="480" w:firstLineChars="200"/>
        <w:outlineLvl w:val="2"/>
        <w:rPr>
          <w:rFonts w:hint="eastAsia" w:ascii="黑体" w:hAnsi="宋体" w:eastAsia="黑体"/>
          <w:sz w:val="24"/>
        </w:rPr>
      </w:pPr>
      <w:bookmarkStart w:id="8" w:name="_Toc24395"/>
      <w:r>
        <w:rPr>
          <w:rFonts w:hint="eastAsia" w:ascii="黑体" w:hAnsi="宋体" w:eastAsia="黑体"/>
          <w:sz w:val="24"/>
        </w:rPr>
        <w:t>2.国外相关研究</w:t>
      </w:r>
      <w:bookmarkEnd w:id="8"/>
      <w:ins w:id="13" w:author="wuccnu@163.com" w:date="2026-03-04T20:21:00Z">
        <w:r>
          <w:rPr>
            <w:rFonts w:hint="eastAsia" w:ascii="黑体" w:hAnsi="宋体" w:eastAsia="黑体"/>
            <w:sz w:val="24"/>
          </w:rPr>
          <w:t>需要把下面的文献找个标准分类，不能就是一大段</w:t>
        </w:r>
      </w:ins>
    </w:p>
    <w:p w14:paraId="6DB525F5">
      <w:pPr>
        <w:spacing w:line="300" w:lineRule="auto"/>
        <w:ind w:firstLine="480" w:firstLineChars="200"/>
        <w:rPr>
          <w:rFonts w:hint="eastAsia"/>
          <w:sz w:val="24"/>
        </w:rPr>
      </w:pPr>
      <w:r>
        <w:rPr>
          <w:rFonts w:hint="eastAsia"/>
          <w:sz w:val="24"/>
        </w:rPr>
        <w:t>Temesgen等（2025）聚焦埃塞俄比亚商业银行，系统探究影响其信用风险的关键因素，涵盖宏观经济环境、银行内部经营、监管政策等多维度，通过实证分析明确各因素的影响程度与方向。结果表明，宏观经济增速、银行资本充足率与信用风险呈负相关，不良贷款处置效率、贷款集中度与信用风险呈正相关，为埃塞俄比亚商行优化风控、监管部门完善政策提供参考。Haroon等（2025）研究商业银行收入多元化、股权集中度与信用风险的关系，引入银行增长作为调节变量，构建理论模型并实证检验调节效应。结果显示，收入多元化能抑制信用风险，股权集中度过高会加剧信用风险；银行增长对二者关系具有显著调节作用，高速增长状态下，收入多元化的风险抑制效应更强，为商行优化股权结构、拓展收入渠道提供思路。Muzi（2024）围绕ESG评分对商业银行信用风险的影响展开研究，界定ESG各维度的评价指标，实证分析其对银行信用风险的作用机制。结果表明，ESG评分与商业银行信用风险呈显著负相关，高ESG评分能通过提升企业声誉、优化经营合规性降低信用风险；治理维度对风险的抑制作用强于环境与社会维度，为商行融入ESG理念优化风控提供支撑。</w:t>
      </w:r>
    </w:p>
    <w:p w14:paraId="32687031">
      <w:pPr>
        <w:spacing w:line="300" w:lineRule="auto"/>
        <w:ind w:firstLine="480" w:firstLineChars="200"/>
        <w:outlineLvl w:val="2"/>
        <w:rPr>
          <w:rFonts w:hint="eastAsia" w:ascii="黑体" w:hAnsi="宋体" w:eastAsia="黑体"/>
          <w:sz w:val="24"/>
        </w:rPr>
      </w:pPr>
      <w:bookmarkStart w:id="9" w:name="_Toc16472"/>
      <w:r>
        <w:rPr>
          <w:rFonts w:hint="eastAsia" w:ascii="黑体" w:hAnsi="宋体" w:eastAsia="黑体"/>
          <w:sz w:val="24"/>
        </w:rPr>
        <w:t>3.文献述评</w:t>
      </w:r>
      <w:bookmarkEnd w:id="9"/>
    </w:p>
    <w:p w14:paraId="63F91BF7">
      <w:pPr>
        <w:spacing w:line="300" w:lineRule="auto"/>
        <w:ind w:firstLine="480" w:firstLineChars="200"/>
        <w:rPr>
          <w:rFonts w:hint="eastAsia"/>
          <w:sz w:val="24"/>
        </w:rPr>
      </w:pPr>
      <w:r>
        <w:rPr>
          <w:rFonts w:hint="eastAsia"/>
          <w:sz w:val="24"/>
        </w:rPr>
        <w:t>综上所述，国内外研究在信用风险理论、计量模型和宏观监管方面成果丰硕，为本文提供了坚实的理论基础。现有研究普遍认识到城商行风险具有地域性和集中性特征，但在结合具体银行财务数据，动态、系统地分析其风险现状、问题及提出综合性、可落地的防控方案方面，仍有深化空间。多数研究或偏宏观论述，或聚焦单一风险点，将具体银行微观财务表现、区域经济依赖、业务结构、风险管理能力与资本约束等多维度问题纳入统一分析框架的案例研究相对不足。本文旨在弥补这一缺口。</w:t>
      </w:r>
    </w:p>
    <w:p w14:paraId="5ECD787A">
      <w:pPr>
        <w:widowControl/>
        <w:snapToGrid w:val="0"/>
        <w:spacing w:line="300" w:lineRule="auto"/>
        <w:ind w:firstLine="480" w:firstLineChars="200"/>
        <w:outlineLvl w:val="1"/>
        <w:rPr>
          <w:rFonts w:ascii="黑体" w:hAnsi="宋体" w:eastAsia="黑体"/>
          <w:sz w:val="24"/>
        </w:rPr>
      </w:pPr>
      <w:bookmarkStart w:id="10" w:name="_Toc28372"/>
      <w:r>
        <w:rPr>
          <w:rFonts w:hint="eastAsia" w:ascii="黑体" w:hAnsi="宋体" w:eastAsia="黑体"/>
          <w:sz w:val="24"/>
        </w:rPr>
        <w:t>（四）相关概念</w:t>
      </w:r>
      <w:bookmarkEnd w:id="10"/>
    </w:p>
    <w:p w14:paraId="4BC95869">
      <w:pPr>
        <w:spacing w:line="300" w:lineRule="auto"/>
        <w:ind w:firstLine="480" w:firstLineChars="200"/>
        <w:outlineLvl w:val="2"/>
        <w:rPr>
          <w:rFonts w:hint="eastAsia" w:ascii="黑体" w:hAnsi="宋体" w:eastAsia="黑体"/>
          <w:sz w:val="24"/>
        </w:rPr>
      </w:pPr>
      <w:bookmarkStart w:id="11" w:name="_Toc10924"/>
      <w:r>
        <w:rPr>
          <w:rFonts w:hint="eastAsia" w:ascii="黑体" w:hAnsi="宋体" w:eastAsia="黑体"/>
          <w:sz w:val="24"/>
        </w:rPr>
        <w:t>1.城市商业银行</w:t>
      </w:r>
      <w:bookmarkEnd w:id="11"/>
    </w:p>
    <w:p w14:paraId="453A3E1C">
      <w:pPr>
        <w:spacing w:line="300" w:lineRule="auto"/>
        <w:ind w:firstLine="480" w:firstLineChars="200"/>
        <w:rPr>
          <w:rFonts w:hint="eastAsia"/>
          <w:sz w:val="24"/>
        </w:rPr>
      </w:pPr>
      <w:r>
        <w:rPr>
          <w:rFonts w:hint="eastAsia"/>
          <w:sz w:val="24"/>
        </w:rPr>
        <w:t>城市商业银行是中国银行业体系中一类重要的地方性法人银行机构，其前身多为城市信用社。经改制重组后，其主要立足于所在城市，辐射周边区域，业务开展具有显著的地域性特征。城商行的核心职能是服务地方经济、服务中小企业、服务城乡居民。与大型全国性银行相比，其在资产规模、业务范围、客户基础等方面通常存在一定差距，经营灵活性强，但与区域经济发展状况的绑定也更为紧密。</w:t>
      </w:r>
    </w:p>
    <w:p w14:paraId="01A47B46">
      <w:pPr>
        <w:spacing w:line="300" w:lineRule="auto"/>
        <w:ind w:firstLine="480" w:firstLineChars="200"/>
        <w:outlineLvl w:val="2"/>
        <w:rPr>
          <w:rFonts w:hint="eastAsia" w:ascii="黑体" w:hAnsi="宋体" w:eastAsia="黑体"/>
          <w:sz w:val="24"/>
        </w:rPr>
      </w:pPr>
      <w:bookmarkStart w:id="12" w:name="_Toc11438"/>
      <w:r>
        <w:rPr>
          <w:rFonts w:hint="eastAsia" w:ascii="黑体" w:hAnsi="宋体" w:eastAsia="黑体"/>
          <w:sz w:val="24"/>
        </w:rPr>
        <w:t>2.信用风险</w:t>
      </w:r>
      <w:bookmarkEnd w:id="12"/>
    </w:p>
    <w:p w14:paraId="608BEC69">
      <w:pPr>
        <w:spacing w:line="300" w:lineRule="auto"/>
        <w:ind w:firstLine="480" w:firstLineChars="200"/>
        <w:rPr>
          <w:rFonts w:hint="eastAsia"/>
          <w:sz w:val="24"/>
        </w:rPr>
      </w:pPr>
      <w:r>
        <w:rPr>
          <w:rFonts w:hint="eastAsia"/>
          <w:sz w:val="24"/>
        </w:rPr>
        <w:t>信用风险，又称违约风险，是指交易对手未能履行契约中约定的义务而造成经济损失的风险。对于商业银行而言，信用风险主要指借款人或交易对手因各种原因未能按期、足额偿还贷款本息或履行相关金融义务，从而导致银行遭受资产损失的可能性。它是商业银行经营过程中面临的最传统、最主要的风险，不仅存在于传统的贷款业务中，也广泛存在于债券投资、同业往来、表外担保承诺等各类业务中。</w:t>
      </w:r>
    </w:p>
    <w:p w14:paraId="69E8906D">
      <w:pPr>
        <w:spacing w:line="300" w:lineRule="auto"/>
        <w:ind w:firstLine="480" w:firstLineChars="200"/>
        <w:outlineLvl w:val="2"/>
        <w:rPr>
          <w:rFonts w:hint="eastAsia" w:ascii="黑体" w:hAnsi="宋体" w:eastAsia="黑体"/>
          <w:sz w:val="24"/>
        </w:rPr>
      </w:pPr>
      <w:bookmarkStart w:id="13" w:name="_Toc9142"/>
      <w:r>
        <w:rPr>
          <w:rFonts w:hint="eastAsia" w:ascii="黑体" w:hAnsi="宋体" w:eastAsia="黑体"/>
          <w:sz w:val="24"/>
        </w:rPr>
        <w:t>3.信用风险管理</w:t>
      </w:r>
      <w:bookmarkEnd w:id="13"/>
    </w:p>
    <w:p w14:paraId="78FAA6F8">
      <w:pPr>
        <w:spacing w:line="300" w:lineRule="auto"/>
        <w:ind w:firstLine="480" w:firstLineChars="200"/>
        <w:rPr>
          <w:rFonts w:hint="eastAsia"/>
          <w:sz w:val="24"/>
        </w:rPr>
      </w:pPr>
      <w:r>
        <w:rPr>
          <w:rFonts w:hint="eastAsia"/>
          <w:sz w:val="24"/>
        </w:rPr>
        <w:t>信用风险管理是商业银行通过计提充足的贷款损失准备金、配置合理资本水平，并构建完善的风控体系，以抵补潜在违约损失的核心机制。在完成风险识别与评估的基础上，银行制定相应的缓释措施以降低潜在损失。对于规模较大的银行而言，由于公司金融、零售信贷及金融市场等业务条线横跨多个部门，普遍会设立风险管理委员会，以实现全面统筹与协调。其管理工具涵盖实时监控风险头寸、利用商业智能与数据可视化进行智能分析，以及通过模型预警和压力测试开展前瞻性预判。具体而言，信用风险管理的关键环节之一是内部控制。这涉及银行的规章制度、治理架构及风险文化等基础要素。制度的执行效率与制衡机制直接关系到银行面临的风险水平。若内部控制出现失衡或失效，信用风险事件的发生概率将显著上升。</w:t>
      </w:r>
    </w:p>
    <w:p w14:paraId="452B03AA">
      <w:pPr>
        <w:spacing w:line="300" w:lineRule="auto"/>
        <w:ind w:firstLine="480" w:firstLineChars="200"/>
        <w:rPr>
          <w:rFonts w:hint="eastAsia"/>
          <w:sz w:val="24"/>
        </w:rPr>
      </w:pPr>
    </w:p>
    <w:p w14:paraId="704DA1D6">
      <w:pPr>
        <w:spacing w:line="300" w:lineRule="auto"/>
        <w:ind w:firstLine="480" w:firstLineChars="200"/>
        <w:rPr>
          <w:rFonts w:hint="eastAsia"/>
          <w:sz w:val="24"/>
        </w:rPr>
        <w:sectPr>
          <w:footerReference r:id="rId10" w:type="default"/>
          <w:footnotePr>
            <w:numFmt w:val="decimalEnclosedCircleChinese"/>
          </w:footnotePr>
          <w:pgSz w:w="11906" w:h="16838"/>
          <w:pgMar w:top="1440" w:right="1800" w:bottom="1440" w:left="1800" w:header="720" w:footer="720" w:gutter="0"/>
          <w:pgNumType w:start="1"/>
          <w:cols w:space="720" w:num="1"/>
          <w:docGrid w:linePitch="312" w:charSpace="0"/>
        </w:sectPr>
      </w:pPr>
    </w:p>
    <w:p w14:paraId="562B2CAA">
      <w:pPr>
        <w:widowControl/>
        <w:snapToGrid w:val="0"/>
        <w:spacing w:line="300" w:lineRule="auto"/>
        <w:jc w:val="center"/>
        <w:outlineLvl w:val="0"/>
        <w:rPr>
          <w:rFonts w:hint="eastAsia" w:ascii="黑体" w:hAnsi="宋体" w:eastAsia="黑体"/>
          <w:b/>
          <w:sz w:val="30"/>
          <w:szCs w:val="30"/>
        </w:rPr>
      </w:pPr>
      <w:bookmarkStart w:id="14" w:name="_Toc11878"/>
      <w:r>
        <w:rPr>
          <w:rFonts w:hint="eastAsia" w:ascii="黑体" w:hAnsi="宋体" w:eastAsia="黑体"/>
          <w:b/>
          <w:sz w:val="30"/>
          <w:szCs w:val="30"/>
        </w:rPr>
        <w:t>二、理论基础</w:t>
      </w:r>
      <w:bookmarkEnd w:id="14"/>
    </w:p>
    <w:p w14:paraId="2B0A9A36">
      <w:pPr>
        <w:spacing w:line="300" w:lineRule="auto"/>
        <w:ind w:firstLine="480" w:firstLineChars="200"/>
        <w:rPr>
          <w:rFonts w:hint="eastAsia"/>
          <w:sz w:val="24"/>
        </w:rPr>
      </w:pPr>
    </w:p>
    <w:p w14:paraId="09AE022E">
      <w:pPr>
        <w:widowControl/>
        <w:snapToGrid w:val="0"/>
        <w:spacing w:line="300" w:lineRule="auto"/>
        <w:ind w:firstLine="480" w:firstLineChars="200"/>
        <w:outlineLvl w:val="1"/>
        <w:rPr>
          <w:rFonts w:hint="eastAsia" w:ascii="黑体" w:hAnsi="宋体" w:eastAsia="黑体"/>
          <w:sz w:val="24"/>
        </w:rPr>
      </w:pPr>
      <w:bookmarkStart w:id="15" w:name="_Toc18987"/>
      <w:r>
        <w:rPr>
          <w:rFonts w:hint="eastAsia" w:ascii="黑体" w:hAnsi="宋体" w:eastAsia="黑体"/>
          <w:sz w:val="24"/>
        </w:rPr>
        <w:t>（一）信息不对称理论</w:t>
      </w:r>
      <w:bookmarkEnd w:id="15"/>
    </w:p>
    <w:p w14:paraId="0C8892E1">
      <w:pPr>
        <w:spacing w:line="300" w:lineRule="auto"/>
        <w:ind w:firstLine="480" w:firstLineChars="200"/>
        <w:rPr>
          <w:rFonts w:hint="eastAsia"/>
          <w:sz w:val="24"/>
        </w:rPr>
      </w:pPr>
      <w:r>
        <w:rPr>
          <w:rFonts w:hint="eastAsia"/>
          <w:sz w:val="24"/>
        </w:rPr>
        <w:t>信息不对称理论由乔治·阿克洛夫等学者提出，指在市场交易中，各方掌握的信息存在数量或质量上的差异。在信贷市场中，借款人通常比银行更了解自身的真实财务状况、项目风险及还款意愿，处于信息优势地位；银行则处于信息劣势。这种信息不对称可能导致“逆向选择”（高风险借款人更积极寻求贷款）和“道德风险”（借款人获得贷款后改变资金用途或疏于管理）。该理论是解释信用风险产生根源的基础，强调银行必须通过贷前调查、征信系统、合同条款设计及贷后监控等手段，尽可能缓解信息不对称，以做出正确的信贷决策。</w:t>
      </w:r>
    </w:p>
    <w:p w14:paraId="3A177EE7">
      <w:pPr>
        <w:spacing w:line="300" w:lineRule="auto"/>
        <w:ind w:firstLine="480" w:firstLineChars="200"/>
        <w:rPr>
          <w:rFonts w:hint="eastAsia"/>
          <w:sz w:val="24"/>
        </w:rPr>
      </w:pPr>
      <w:r>
        <w:rPr>
          <w:rFonts w:hint="eastAsia"/>
          <w:sz w:val="24"/>
        </w:rPr>
        <w:t>在本文中，信息不对称理论为分析邯郸银行信用风险的生成机制提供了重要视角。作为地方性城市商业银行，邯郸银行在服务本地中小企业时，面临较为严重的信息不透明问题，尤其在小微企业信贷中，财务信息缺失、经营状况难以核实等现象普遍存在。这使得银行在信贷决策中难以准确识别客户真实风险，容易引发逆向选择与道德风险。因此，本文在分析邯郸银行信用风险成因及提出改进建议时，始终贯穿信息不对称的视角，强调通过科技赋能、数据整合和流程再造来缓解信息劣势，提升风险识别能力。</w:t>
      </w:r>
    </w:p>
    <w:p w14:paraId="5A388A39">
      <w:pPr>
        <w:widowControl/>
        <w:snapToGrid w:val="0"/>
        <w:spacing w:line="300" w:lineRule="auto"/>
        <w:ind w:firstLine="480" w:firstLineChars="200"/>
        <w:outlineLvl w:val="1"/>
        <w:rPr>
          <w:rFonts w:hint="eastAsia" w:ascii="黑体" w:hAnsi="宋体" w:eastAsia="黑体"/>
          <w:sz w:val="24"/>
        </w:rPr>
      </w:pPr>
      <w:bookmarkStart w:id="16" w:name="_Toc25037"/>
      <w:r>
        <w:rPr>
          <w:rFonts w:hint="eastAsia" w:ascii="黑体" w:hAnsi="宋体" w:eastAsia="黑体"/>
          <w:sz w:val="24"/>
        </w:rPr>
        <w:t>（二）全面风险管理理论</w:t>
      </w:r>
      <w:bookmarkEnd w:id="16"/>
    </w:p>
    <w:p w14:paraId="7B4E692C">
      <w:pPr>
        <w:spacing w:line="300" w:lineRule="auto"/>
        <w:ind w:firstLine="480" w:firstLineChars="200"/>
        <w:rPr>
          <w:rFonts w:hint="eastAsia"/>
          <w:sz w:val="24"/>
        </w:rPr>
      </w:pPr>
      <w:r>
        <w:rPr>
          <w:rFonts w:hint="eastAsia"/>
          <w:sz w:val="24"/>
        </w:rPr>
        <w:t>全面风险管理（ERM）理论强调企业应从全局、整体的视角，对所有业务条线、各类风险（信用风险、市场风险、操作风险等）进行系统化、一体化的管理。它要求风险管理贯穿于战略制定、业务决策和运营全过程，涉及所有层级和员工。对于商业银行，ERM意味着信用风险管理不是风险管理部门单独的责任，而需要前、中、后台协同，将风险偏好、风险限额、风险评估、风险缓释和风险报告融入所有业务流程。该理论为构建系统、主动、前瞻的银行风险防控体系提供了核心框架。</w:t>
      </w:r>
    </w:p>
    <w:p w14:paraId="7DE291E1">
      <w:pPr>
        <w:spacing w:line="300" w:lineRule="auto"/>
        <w:ind w:firstLine="480" w:firstLineChars="200"/>
        <w:rPr>
          <w:rFonts w:hint="eastAsia"/>
          <w:sz w:val="24"/>
        </w:rPr>
      </w:pPr>
      <w:r>
        <w:rPr>
          <w:rFonts w:hint="eastAsia"/>
          <w:sz w:val="24"/>
        </w:rPr>
        <w:t>在本文中，全面风险管理理论为邯郸银行构建系统性、协同性的信用风险防控体系提供了理论支撑。当前，邯郸银行在风险管理方面仍存在手段滞后、流程分散等问题，缺乏对各类风险的统筹管理与动态监控。本文借鉴ERM理念，提出构建覆盖信贷、投资、表外等全口径业务的“智慧风控体系”，推动风险管理的平台化、流程化与智能化，实现风险识别、评估、控制与报告的闭环管理。通过引入全面风险管理视角，本文不仅关注信用风险的局部防控，更强调其在整体战略中的嵌入与协同，以提升银行应对复杂风险环境的综合能力。</w:t>
      </w:r>
    </w:p>
    <w:p w14:paraId="395ED6A3">
      <w:pPr>
        <w:spacing w:line="300" w:lineRule="auto"/>
        <w:ind w:firstLine="480" w:firstLineChars="200"/>
        <w:rPr>
          <w:rFonts w:hint="eastAsia"/>
          <w:sz w:val="24"/>
        </w:rPr>
      </w:pPr>
    </w:p>
    <w:p w14:paraId="7DE0A9C0">
      <w:pPr>
        <w:spacing w:line="300" w:lineRule="auto"/>
        <w:ind w:firstLine="480" w:firstLineChars="200"/>
        <w:rPr>
          <w:rFonts w:hint="eastAsia"/>
          <w:sz w:val="24"/>
        </w:rPr>
        <w:sectPr>
          <w:footnotePr>
            <w:numFmt w:val="decimalEnclosedCircleChinese"/>
          </w:footnotePr>
          <w:pgSz w:w="11906" w:h="16838"/>
          <w:pgMar w:top="1440" w:right="1800" w:bottom="1440" w:left="1800" w:header="720" w:footer="720" w:gutter="0"/>
          <w:cols w:space="720" w:num="1"/>
          <w:docGrid w:linePitch="312" w:charSpace="0"/>
        </w:sectPr>
      </w:pPr>
    </w:p>
    <w:p w14:paraId="1F671796">
      <w:pPr>
        <w:widowControl/>
        <w:snapToGrid w:val="0"/>
        <w:spacing w:line="300" w:lineRule="auto"/>
        <w:jc w:val="center"/>
        <w:outlineLvl w:val="0"/>
        <w:rPr>
          <w:rFonts w:hint="eastAsia" w:ascii="黑体" w:hAnsi="宋体" w:eastAsia="黑体"/>
          <w:b/>
          <w:sz w:val="30"/>
          <w:szCs w:val="30"/>
        </w:rPr>
      </w:pPr>
      <w:bookmarkStart w:id="17" w:name="_Toc16068"/>
      <w:r>
        <w:rPr>
          <w:rFonts w:hint="eastAsia" w:ascii="黑体" w:hAnsi="宋体" w:eastAsia="黑体"/>
          <w:b/>
          <w:sz w:val="30"/>
          <w:szCs w:val="30"/>
        </w:rPr>
        <w:t>三、城市商业银行信用风险管理的</w:t>
      </w:r>
      <w:commentRangeStart w:id="1"/>
      <w:r>
        <w:rPr>
          <w:rFonts w:hint="eastAsia" w:ascii="黑体" w:hAnsi="宋体" w:eastAsia="黑体"/>
          <w:b/>
          <w:sz w:val="30"/>
          <w:szCs w:val="30"/>
        </w:rPr>
        <w:t>现状</w:t>
      </w:r>
      <w:commentRangeEnd w:id="1"/>
      <w:bookmarkEnd w:id="17"/>
      <w:r>
        <w:rPr>
          <w:rStyle w:val="18"/>
        </w:rPr>
        <w:commentReference w:id="1"/>
      </w:r>
    </w:p>
    <w:p w14:paraId="3C74DBE0">
      <w:pPr>
        <w:spacing w:line="300" w:lineRule="auto"/>
        <w:ind w:firstLine="480" w:firstLineChars="200"/>
        <w:rPr>
          <w:rFonts w:hint="eastAsia"/>
          <w:sz w:val="24"/>
        </w:rPr>
      </w:pPr>
    </w:p>
    <w:p w14:paraId="5DA7B62E">
      <w:pPr>
        <w:widowControl/>
        <w:snapToGrid w:val="0"/>
        <w:spacing w:line="300" w:lineRule="auto"/>
        <w:ind w:firstLine="480" w:firstLineChars="200"/>
        <w:outlineLvl w:val="1"/>
        <w:rPr>
          <w:ins w:id="14" w:author="wuccnu@163.com" w:date="2026-03-04T20:23:00Z"/>
          <w:rFonts w:ascii="黑体" w:hAnsi="宋体" w:eastAsia="黑体"/>
          <w:sz w:val="24"/>
        </w:rPr>
      </w:pPr>
      <w:bookmarkStart w:id="18" w:name="_Toc20027"/>
      <w:r>
        <w:rPr>
          <w:rFonts w:hint="eastAsia" w:ascii="黑体" w:hAnsi="宋体" w:eastAsia="黑体"/>
          <w:sz w:val="24"/>
        </w:rPr>
        <w:t>（一）服务地方经济的信贷布局与区域深耕成效</w:t>
      </w:r>
      <w:bookmarkEnd w:id="18"/>
      <w:ins w:id="15" w:author="wuccnu@163.com" w:date="2026-03-04T20:22:00Z">
        <w:r>
          <w:rPr>
            <w:rFonts w:hint="eastAsia" w:ascii="黑体" w:hAnsi="宋体" w:eastAsia="黑体"/>
            <w:sz w:val="24"/>
          </w:rPr>
          <w:t xml:space="preserve"> 标题应该是描述性的话，不要这样写，你这写的是信用风险管理的现状吗？ 信用风险管理的概念是什么？</w:t>
        </w:r>
      </w:ins>
      <w:ins w:id="16" w:author="wuccnu@163.com" w:date="2026-03-04T20:23:00Z">
        <w:r>
          <w:rPr>
            <w:rFonts w:hint="eastAsia" w:ascii="黑体" w:hAnsi="宋体" w:eastAsia="黑体"/>
            <w:sz w:val="24"/>
          </w:rPr>
          <w:t>你要围绕你的概念来说啊，你写的这个是信用风险管理的现状吗，</w:t>
        </w:r>
      </w:ins>
    </w:p>
    <w:p w14:paraId="2F08C21C">
      <w:pPr>
        <w:pStyle w:val="4"/>
        <w:rPr>
          <w:ins w:id="17" w:author="wuccnu@163.com" w:date="2026-03-04T20:23:00Z"/>
          <w:rFonts w:hint="eastAsia"/>
        </w:rPr>
      </w:pPr>
      <w:ins w:id="18" w:author="wuccnu@163.com" w:date="2026-03-04T20:23:00Z">
        <w:r>
          <w:rPr>
            <w:rFonts w:hint="eastAsia"/>
          </w:rPr>
          <w:t>这个段落的问题是，标题写的是</w:t>
        </w:r>
      </w:ins>
      <w:ins w:id="19" w:author="wuccnu@163.com" w:date="2026-03-04T20:23:00Z">
        <w:r>
          <w:rPr>
            <w:rFonts w:hint="eastAsia" w:ascii="黑体" w:hAnsi="宋体" w:eastAsia="黑体"/>
            <w:b/>
            <w:sz w:val="30"/>
            <w:szCs w:val="30"/>
          </w:rPr>
          <w:t>城市商业银行信用风险管理</w:t>
        </w:r>
      </w:ins>
      <w:ins w:id="20" w:author="wuccnu@163.com" w:date="2026-03-04T20:23:00Z">
        <w:r>
          <w:rPr>
            <w:rFonts w:hint="eastAsia"/>
          </w:rPr>
          <w:t>的现状 ，但是下面的标题没有写这个，很显然是文不对题，我的建议是，要对应标题来写，你可以写 目前</w:t>
        </w:r>
      </w:ins>
      <w:ins w:id="21" w:author="wuccnu@163.com" w:date="2026-03-04T20:23:00Z">
        <w:r>
          <w:rPr>
            <w:rFonts w:hint="eastAsia" w:ascii="黑体" w:hAnsi="宋体" w:eastAsia="黑体"/>
            <w:b/>
            <w:sz w:val="30"/>
            <w:szCs w:val="30"/>
          </w:rPr>
          <w:t>城市商业银行信用风险管理</w:t>
        </w:r>
      </w:ins>
      <w:ins w:id="22" w:author="wuccnu@163.com" w:date="2026-03-04T20:23:00Z">
        <w:r>
          <w:rPr>
            <w:rFonts w:hint="eastAsia"/>
          </w:rPr>
          <w:t>有什么特点，趋势，做法，然后再用</w:t>
        </w:r>
      </w:ins>
      <w:ins w:id="23" w:author="wuccnu@163.com" w:date="2026-03-04T20:24:00Z">
        <w:r>
          <w:rPr>
            <w:rFonts w:hint="eastAsia"/>
          </w:rPr>
          <w:t>邯郸银行的</w:t>
        </w:r>
      </w:ins>
      <w:ins w:id="24" w:author="wuccnu@163.com" w:date="2026-03-04T20:23:00Z">
        <w:r>
          <w:rPr>
            <w:rFonts w:hint="eastAsia"/>
          </w:rPr>
          <w:t>具体数据作为支撑，应该先写一般性的现状，再用</w:t>
        </w:r>
      </w:ins>
      <w:ins w:id="25" w:author="wuccnu@163.com" w:date="2026-03-04T20:24:00Z">
        <w:r>
          <w:rPr>
            <w:rFonts w:hint="eastAsia"/>
          </w:rPr>
          <w:t>邯郸银行</w:t>
        </w:r>
      </w:ins>
      <w:ins w:id="26" w:author="wuccnu@163.com" w:date="2026-03-04T20:23:00Z">
        <w:r>
          <w:rPr>
            <w:rFonts w:hint="eastAsia"/>
          </w:rPr>
          <w:t xml:space="preserve">的数据进行论证支持，这里的现状要跟后面的问题分析以及对策建议对应上，你要知道，问题是针对现状来写的，对策是针对问题来提的，这样，文章才能前后对应 </w:t>
        </w:r>
      </w:ins>
    </w:p>
    <w:p w14:paraId="283A1DB9">
      <w:pPr>
        <w:pStyle w:val="4"/>
        <w:rPr>
          <w:ins w:id="27" w:author="wuccnu@163.com" w:date="2026-03-04T20:23:00Z"/>
        </w:rPr>
      </w:pPr>
    </w:p>
    <w:p w14:paraId="1B946866">
      <w:pPr>
        <w:pStyle w:val="4"/>
        <w:rPr>
          <w:ins w:id="28" w:author="wuccnu@163.com" w:date="2026-03-04T20:23:00Z"/>
        </w:rPr>
      </w:pPr>
    </w:p>
    <w:p w14:paraId="4EA04E28">
      <w:pPr>
        <w:widowControl/>
        <w:snapToGrid w:val="0"/>
        <w:spacing w:line="300" w:lineRule="auto"/>
        <w:ind w:firstLine="480" w:firstLineChars="200"/>
        <w:outlineLvl w:val="1"/>
        <w:rPr>
          <w:rFonts w:hint="eastAsia" w:ascii="黑体" w:hAnsi="宋体" w:eastAsia="黑体"/>
          <w:sz w:val="24"/>
        </w:rPr>
      </w:pPr>
    </w:p>
    <w:p w14:paraId="232DA3E2">
      <w:pPr>
        <w:spacing w:line="300" w:lineRule="auto"/>
        <w:ind w:firstLine="480" w:firstLineChars="200"/>
        <w:rPr>
          <w:rFonts w:hint="eastAsia"/>
          <w:sz w:val="24"/>
        </w:rPr>
      </w:pPr>
      <w:r>
        <w:rPr>
          <w:rFonts w:hint="eastAsia"/>
          <w:sz w:val="24"/>
        </w:rPr>
        <w:t>城市商业银行自成立之初便确立了“服务地方经济、服务中小企业、服务城乡居民”的市场定位。在长期发展中，城商行逐步形成了依托区域资源、深耕本土市场的经营特色。许多城商行围绕地方主导产业，建立了与地方政府、行业协会、产业园区联动的信贷服务机制，通过设立特色支行、专营机构等方式，提升对本地企业的服务渗透率。部分城商行还出台了支持地方重点产业发展的专项信贷政策，如针对制造业转型升级的“技改贷”、针对小微企业的“税易贷”等产品，形成了较为完善的区域信贷服务体系。</w:t>
      </w:r>
    </w:p>
    <w:p w14:paraId="7701D1AD">
      <w:pPr>
        <w:spacing w:line="300" w:lineRule="auto"/>
        <w:ind w:firstLine="480" w:firstLineChars="200"/>
        <w:rPr>
          <w:rFonts w:hint="eastAsia"/>
          <w:sz w:val="24"/>
        </w:rPr>
      </w:pPr>
      <w:r>
        <w:rPr>
          <w:rFonts w:hint="eastAsia"/>
          <w:sz w:val="24"/>
        </w:rPr>
        <w:t>邯郸银行作为典型的城市商业银行，始终坚持“立足邯郸、服务周边”的发展战略。近年来，该行围绕邯郸市产业结构特点，重点支持钢铁深加工、装备制造、新材料等本地优势产业，与多家重点企业建立了长期稳定的合作关系。截至2024年末，邯郸银行贷款余额达3255亿元，较2020年增长94.3%，年均复合增长率约为18.1%。贷款占总资产比例从2020年的46.5%提升至2024年的47.2%，显示信贷业务持续发挥核心资产作用。该行还出台了《支持地方经济高质量发展实施意见》等文件，明确了信贷资源向本地实体经济倾斜的政策导向，形成了覆盖邯郸市及周边区域的服务网络。</w:t>
      </w:r>
      <w:ins w:id="29" w:author="wuccnu@163.com" w:date="2026-03-04T20:24:00Z">
        <w:r>
          <w:rPr>
            <w:rFonts w:hint="eastAsia"/>
            <w:sz w:val="24"/>
          </w:rPr>
          <w:t>文章中所有的图和表出现之前均需要加以提示，如图序号所示，如表序号所示这样的格式，修改全文吧</w:t>
        </w:r>
      </w:ins>
    </w:p>
    <w:p w14:paraId="3301474E">
      <w:pPr>
        <w:jc w:val="center"/>
        <w:rPr>
          <w:rFonts w:hint="eastAsia"/>
          <w:kern w:val="0"/>
          <w:sz w:val="24"/>
        </w:rPr>
      </w:pPr>
      <w:r>
        <w:rPr>
          <w:rFonts w:hint="eastAsia"/>
          <w:kern w:val="0"/>
          <w:sz w:val="24"/>
        </w:rPr>
        <w:t>表3-1 2024年主要资产负债项目（单位：亿元）</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8"/>
        <w:gridCol w:w="1784"/>
        <w:gridCol w:w="2258"/>
      </w:tblGrid>
      <w:tr w14:paraId="0BBCD988">
        <w:trPr>
          <w:trHeight w:val="23" w:hRule="atLeast"/>
          <w:jc w:val="center"/>
        </w:trPr>
        <w:tc>
          <w:tcPr>
            <w:tcW w:w="2627" w:type="pct"/>
            <w:noWrap w:val="0"/>
            <w:vAlign w:val="center"/>
          </w:tcPr>
          <w:p w14:paraId="75CA0953">
            <w:pPr>
              <w:pStyle w:val="28"/>
              <w:spacing w:line="300" w:lineRule="auto"/>
              <w:jc w:val="center"/>
              <w:rPr>
                <w:rFonts w:ascii="Times New Roman" w:hAnsi="Times New Roman"/>
                <w:sz w:val="24"/>
              </w:rPr>
            </w:pPr>
            <w:r>
              <w:rPr>
                <w:rFonts w:ascii="Times New Roman" w:hAnsi="Times New Roman"/>
                <w:sz w:val="24"/>
                <w:lang w:eastAsia="zh-CN"/>
              </w:rPr>
              <w:t>项目</w:t>
            </w:r>
          </w:p>
        </w:tc>
        <w:tc>
          <w:tcPr>
            <w:tcW w:w="1047" w:type="pct"/>
            <w:noWrap w:val="0"/>
            <w:vAlign w:val="center"/>
          </w:tcPr>
          <w:p w14:paraId="30150FC3">
            <w:pPr>
              <w:pStyle w:val="28"/>
              <w:spacing w:line="300" w:lineRule="auto"/>
              <w:jc w:val="center"/>
              <w:rPr>
                <w:rFonts w:ascii="Times New Roman" w:hAnsi="Times New Roman"/>
                <w:sz w:val="24"/>
              </w:rPr>
            </w:pPr>
            <w:r>
              <w:rPr>
                <w:rFonts w:ascii="Times New Roman" w:hAnsi="Times New Roman"/>
                <w:sz w:val="24"/>
                <w:lang w:eastAsia="zh-CN"/>
              </w:rPr>
              <w:t>金额</w:t>
            </w:r>
          </w:p>
        </w:tc>
        <w:tc>
          <w:tcPr>
            <w:tcW w:w="1324" w:type="pct"/>
            <w:noWrap w:val="0"/>
            <w:vAlign w:val="center"/>
          </w:tcPr>
          <w:p w14:paraId="7B12DDCB">
            <w:pPr>
              <w:pStyle w:val="28"/>
              <w:spacing w:line="300" w:lineRule="auto"/>
              <w:jc w:val="center"/>
              <w:rPr>
                <w:rFonts w:ascii="Times New Roman" w:hAnsi="Times New Roman"/>
                <w:sz w:val="24"/>
              </w:rPr>
            </w:pPr>
            <w:r>
              <w:rPr>
                <w:rFonts w:ascii="Times New Roman" w:hAnsi="Times New Roman"/>
                <w:sz w:val="24"/>
                <w:lang w:eastAsia="zh-CN"/>
              </w:rPr>
              <w:t>占比</w:t>
            </w:r>
          </w:p>
        </w:tc>
      </w:tr>
      <w:tr w14:paraId="2F36FA0C">
        <w:trPr>
          <w:trHeight w:val="23" w:hRule="atLeast"/>
          <w:jc w:val="center"/>
        </w:trPr>
        <w:tc>
          <w:tcPr>
            <w:tcW w:w="2627" w:type="pct"/>
            <w:noWrap/>
            <w:vAlign w:val="center"/>
          </w:tcPr>
          <w:p w14:paraId="315D31FD">
            <w:pPr>
              <w:pStyle w:val="28"/>
              <w:spacing w:line="300" w:lineRule="auto"/>
              <w:jc w:val="center"/>
              <w:rPr>
                <w:rFonts w:hint="eastAsia" w:ascii="Times New Roman" w:hAnsi="Times New Roman"/>
                <w:sz w:val="24"/>
              </w:rPr>
            </w:pPr>
            <w:r>
              <w:rPr>
                <w:rFonts w:hint="eastAsia" w:ascii="Times New Roman" w:hAnsi="Times New Roman"/>
                <w:sz w:val="24"/>
                <w:lang w:eastAsia="zh-CN"/>
              </w:rPr>
              <w:t>发放贷款及垫款</w:t>
            </w:r>
          </w:p>
        </w:tc>
        <w:tc>
          <w:tcPr>
            <w:tcW w:w="1047" w:type="pct"/>
            <w:noWrap/>
            <w:vAlign w:val="center"/>
          </w:tcPr>
          <w:p w14:paraId="0BB2BBB9">
            <w:pPr>
              <w:pStyle w:val="28"/>
              <w:spacing w:line="300" w:lineRule="auto"/>
              <w:jc w:val="center"/>
              <w:rPr>
                <w:rFonts w:hint="eastAsia" w:ascii="Times New Roman" w:hAnsi="Times New Roman"/>
                <w:sz w:val="24"/>
              </w:rPr>
            </w:pPr>
            <w:r>
              <w:rPr>
                <w:rFonts w:hint="eastAsia" w:ascii="Times New Roman" w:hAnsi="Times New Roman"/>
                <w:sz w:val="24"/>
                <w:lang w:eastAsia="zh-CN"/>
              </w:rPr>
              <w:t>3255</w:t>
            </w:r>
          </w:p>
        </w:tc>
        <w:tc>
          <w:tcPr>
            <w:tcW w:w="1324" w:type="pct"/>
            <w:noWrap w:val="0"/>
            <w:vAlign w:val="center"/>
          </w:tcPr>
          <w:p w14:paraId="2E9119EB">
            <w:pPr>
              <w:pStyle w:val="28"/>
              <w:spacing w:line="300" w:lineRule="auto"/>
              <w:jc w:val="center"/>
              <w:rPr>
                <w:rFonts w:ascii="Times New Roman" w:hAnsi="Times New Roman"/>
                <w:sz w:val="24"/>
              </w:rPr>
            </w:pPr>
            <w:r>
              <w:rPr>
                <w:rFonts w:ascii="Times New Roman" w:hAnsi="Times New Roman"/>
                <w:sz w:val="24"/>
                <w:lang w:eastAsia="zh-CN"/>
              </w:rPr>
              <w:t>47.20%</w:t>
            </w:r>
          </w:p>
        </w:tc>
      </w:tr>
      <w:tr w14:paraId="55089428">
        <w:trPr>
          <w:trHeight w:val="23" w:hRule="atLeast"/>
          <w:jc w:val="center"/>
        </w:trPr>
        <w:tc>
          <w:tcPr>
            <w:tcW w:w="2627" w:type="pct"/>
            <w:noWrap/>
            <w:vAlign w:val="center"/>
          </w:tcPr>
          <w:p w14:paraId="60DE99BE">
            <w:pPr>
              <w:pStyle w:val="28"/>
              <w:spacing w:line="300" w:lineRule="auto"/>
              <w:jc w:val="center"/>
              <w:rPr>
                <w:rFonts w:hint="eastAsia" w:ascii="Times New Roman" w:hAnsi="Times New Roman"/>
                <w:sz w:val="24"/>
              </w:rPr>
            </w:pPr>
            <w:r>
              <w:rPr>
                <w:rFonts w:hint="eastAsia" w:ascii="Times New Roman" w:hAnsi="Times New Roman"/>
                <w:sz w:val="24"/>
                <w:lang w:eastAsia="zh-CN"/>
              </w:rPr>
              <w:t>债权投资</w:t>
            </w:r>
          </w:p>
        </w:tc>
        <w:tc>
          <w:tcPr>
            <w:tcW w:w="1047" w:type="pct"/>
            <w:noWrap/>
            <w:vAlign w:val="center"/>
          </w:tcPr>
          <w:p w14:paraId="3F486835">
            <w:pPr>
              <w:pStyle w:val="28"/>
              <w:spacing w:line="300" w:lineRule="auto"/>
              <w:jc w:val="center"/>
              <w:rPr>
                <w:rFonts w:hint="eastAsia" w:ascii="Times New Roman" w:hAnsi="Times New Roman"/>
                <w:sz w:val="24"/>
              </w:rPr>
            </w:pPr>
            <w:r>
              <w:rPr>
                <w:rFonts w:hint="eastAsia" w:ascii="Times New Roman" w:hAnsi="Times New Roman"/>
                <w:sz w:val="24"/>
                <w:lang w:eastAsia="zh-CN"/>
              </w:rPr>
              <w:t>1254</w:t>
            </w:r>
          </w:p>
        </w:tc>
        <w:tc>
          <w:tcPr>
            <w:tcW w:w="1324" w:type="pct"/>
            <w:noWrap w:val="0"/>
            <w:vAlign w:val="center"/>
          </w:tcPr>
          <w:p w14:paraId="4D054D5A">
            <w:pPr>
              <w:pStyle w:val="28"/>
              <w:spacing w:line="300" w:lineRule="auto"/>
              <w:jc w:val="center"/>
              <w:rPr>
                <w:rFonts w:ascii="Times New Roman" w:hAnsi="Times New Roman"/>
                <w:sz w:val="24"/>
              </w:rPr>
            </w:pPr>
            <w:r>
              <w:rPr>
                <w:rFonts w:ascii="Times New Roman" w:hAnsi="Times New Roman"/>
                <w:sz w:val="24"/>
                <w:lang w:eastAsia="zh-CN"/>
              </w:rPr>
              <w:t>18.20%</w:t>
            </w:r>
          </w:p>
        </w:tc>
      </w:tr>
      <w:tr w14:paraId="597E5EFA">
        <w:trPr>
          <w:trHeight w:val="23" w:hRule="atLeast"/>
          <w:jc w:val="center"/>
        </w:trPr>
        <w:tc>
          <w:tcPr>
            <w:tcW w:w="2627" w:type="pct"/>
            <w:noWrap/>
            <w:vAlign w:val="center"/>
          </w:tcPr>
          <w:p w14:paraId="712022D9">
            <w:pPr>
              <w:pStyle w:val="28"/>
              <w:spacing w:line="300" w:lineRule="auto"/>
              <w:jc w:val="center"/>
              <w:rPr>
                <w:rFonts w:hint="eastAsia" w:ascii="Times New Roman" w:hAnsi="Times New Roman"/>
                <w:sz w:val="24"/>
              </w:rPr>
            </w:pPr>
            <w:r>
              <w:rPr>
                <w:rFonts w:hint="eastAsia" w:ascii="Times New Roman" w:hAnsi="Times New Roman"/>
                <w:sz w:val="24"/>
                <w:lang w:eastAsia="zh-CN"/>
              </w:rPr>
              <w:t>其他债权投资</w:t>
            </w:r>
          </w:p>
        </w:tc>
        <w:tc>
          <w:tcPr>
            <w:tcW w:w="1047" w:type="pct"/>
            <w:noWrap/>
            <w:vAlign w:val="center"/>
          </w:tcPr>
          <w:p w14:paraId="74AF7210">
            <w:pPr>
              <w:pStyle w:val="28"/>
              <w:spacing w:line="300" w:lineRule="auto"/>
              <w:jc w:val="center"/>
              <w:rPr>
                <w:rFonts w:hint="eastAsia" w:ascii="Times New Roman" w:hAnsi="Times New Roman"/>
                <w:sz w:val="24"/>
              </w:rPr>
            </w:pPr>
            <w:r>
              <w:rPr>
                <w:rFonts w:hint="eastAsia" w:ascii="Times New Roman" w:hAnsi="Times New Roman"/>
                <w:sz w:val="24"/>
                <w:lang w:eastAsia="zh-CN"/>
              </w:rPr>
              <w:t>1299</w:t>
            </w:r>
          </w:p>
        </w:tc>
        <w:tc>
          <w:tcPr>
            <w:tcW w:w="1324" w:type="pct"/>
            <w:noWrap w:val="0"/>
            <w:vAlign w:val="center"/>
          </w:tcPr>
          <w:p w14:paraId="74C91F0E">
            <w:pPr>
              <w:pStyle w:val="28"/>
              <w:spacing w:line="300" w:lineRule="auto"/>
              <w:jc w:val="center"/>
              <w:rPr>
                <w:rFonts w:ascii="Times New Roman" w:hAnsi="Times New Roman"/>
                <w:sz w:val="24"/>
              </w:rPr>
            </w:pPr>
            <w:r>
              <w:rPr>
                <w:rFonts w:ascii="Times New Roman" w:hAnsi="Times New Roman"/>
                <w:sz w:val="24"/>
                <w:lang w:eastAsia="zh-CN"/>
              </w:rPr>
              <w:t>18.80%</w:t>
            </w:r>
          </w:p>
        </w:tc>
      </w:tr>
      <w:tr w14:paraId="4F7C806A">
        <w:trPr>
          <w:trHeight w:val="23" w:hRule="atLeast"/>
          <w:jc w:val="center"/>
        </w:trPr>
        <w:tc>
          <w:tcPr>
            <w:tcW w:w="2627" w:type="pct"/>
            <w:noWrap/>
            <w:vAlign w:val="center"/>
          </w:tcPr>
          <w:p w14:paraId="520B2621">
            <w:pPr>
              <w:pStyle w:val="28"/>
              <w:spacing w:line="300" w:lineRule="auto"/>
              <w:jc w:val="center"/>
              <w:rPr>
                <w:rFonts w:hint="eastAsia" w:ascii="Times New Roman" w:hAnsi="Times New Roman"/>
                <w:sz w:val="24"/>
              </w:rPr>
            </w:pPr>
            <w:r>
              <w:rPr>
                <w:rFonts w:hint="eastAsia" w:ascii="Times New Roman" w:hAnsi="Times New Roman"/>
                <w:sz w:val="24"/>
                <w:lang w:eastAsia="zh-CN"/>
              </w:rPr>
              <w:t>吸收存款</w:t>
            </w:r>
          </w:p>
        </w:tc>
        <w:tc>
          <w:tcPr>
            <w:tcW w:w="1047" w:type="pct"/>
            <w:noWrap/>
            <w:vAlign w:val="center"/>
          </w:tcPr>
          <w:p w14:paraId="43F26F2F">
            <w:pPr>
              <w:pStyle w:val="28"/>
              <w:spacing w:line="300" w:lineRule="auto"/>
              <w:jc w:val="center"/>
              <w:rPr>
                <w:rFonts w:hint="eastAsia" w:ascii="Times New Roman" w:hAnsi="Times New Roman"/>
                <w:sz w:val="24"/>
              </w:rPr>
            </w:pPr>
            <w:r>
              <w:rPr>
                <w:rFonts w:hint="eastAsia" w:ascii="Times New Roman" w:hAnsi="Times New Roman"/>
                <w:sz w:val="24"/>
                <w:lang w:eastAsia="zh-CN"/>
              </w:rPr>
              <w:t>4490</w:t>
            </w:r>
          </w:p>
        </w:tc>
        <w:tc>
          <w:tcPr>
            <w:tcW w:w="1324" w:type="pct"/>
            <w:noWrap w:val="0"/>
            <w:vAlign w:val="center"/>
          </w:tcPr>
          <w:p w14:paraId="6804BDCA">
            <w:pPr>
              <w:pStyle w:val="28"/>
              <w:spacing w:line="300" w:lineRule="auto"/>
              <w:jc w:val="center"/>
              <w:rPr>
                <w:rFonts w:ascii="Times New Roman" w:hAnsi="Times New Roman"/>
                <w:sz w:val="24"/>
              </w:rPr>
            </w:pPr>
            <w:r>
              <w:rPr>
                <w:rFonts w:ascii="Times New Roman" w:hAnsi="Times New Roman"/>
                <w:sz w:val="24"/>
                <w:lang w:eastAsia="zh-CN"/>
              </w:rPr>
              <w:t>70.00%</w:t>
            </w:r>
          </w:p>
        </w:tc>
      </w:tr>
      <w:tr w14:paraId="21BEEAC6">
        <w:trPr>
          <w:trHeight w:val="23" w:hRule="atLeast"/>
          <w:jc w:val="center"/>
        </w:trPr>
        <w:tc>
          <w:tcPr>
            <w:tcW w:w="2627" w:type="pct"/>
            <w:noWrap/>
            <w:vAlign w:val="center"/>
          </w:tcPr>
          <w:p w14:paraId="207023C6">
            <w:pPr>
              <w:pStyle w:val="28"/>
              <w:spacing w:line="300" w:lineRule="auto"/>
              <w:jc w:val="center"/>
              <w:rPr>
                <w:rFonts w:hint="eastAsia" w:ascii="Times New Roman" w:hAnsi="Times New Roman"/>
                <w:sz w:val="24"/>
              </w:rPr>
            </w:pPr>
            <w:r>
              <w:rPr>
                <w:rFonts w:hint="eastAsia" w:ascii="Times New Roman" w:hAnsi="Times New Roman"/>
                <w:sz w:val="24"/>
                <w:lang w:eastAsia="zh-CN"/>
              </w:rPr>
              <w:t>应付债券</w:t>
            </w:r>
          </w:p>
        </w:tc>
        <w:tc>
          <w:tcPr>
            <w:tcW w:w="1047" w:type="pct"/>
            <w:noWrap/>
            <w:vAlign w:val="center"/>
          </w:tcPr>
          <w:p w14:paraId="30D6EFF4">
            <w:pPr>
              <w:pStyle w:val="28"/>
              <w:spacing w:line="300" w:lineRule="auto"/>
              <w:jc w:val="center"/>
              <w:rPr>
                <w:rFonts w:hint="eastAsia" w:ascii="Times New Roman" w:hAnsi="Times New Roman"/>
                <w:sz w:val="24"/>
              </w:rPr>
            </w:pPr>
            <w:r>
              <w:rPr>
                <w:rFonts w:hint="eastAsia" w:ascii="Times New Roman" w:hAnsi="Times New Roman"/>
                <w:sz w:val="24"/>
                <w:lang w:eastAsia="zh-CN"/>
              </w:rPr>
              <w:t>875.2</w:t>
            </w:r>
          </w:p>
        </w:tc>
        <w:tc>
          <w:tcPr>
            <w:tcW w:w="1324" w:type="pct"/>
            <w:noWrap w:val="0"/>
            <w:vAlign w:val="center"/>
          </w:tcPr>
          <w:p w14:paraId="5EF98FC9">
            <w:pPr>
              <w:pStyle w:val="28"/>
              <w:spacing w:line="300" w:lineRule="auto"/>
              <w:jc w:val="center"/>
              <w:rPr>
                <w:rFonts w:ascii="Times New Roman" w:hAnsi="Times New Roman"/>
                <w:sz w:val="24"/>
              </w:rPr>
            </w:pPr>
            <w:r>
              <w:rPr>
                <w:rFonts w:ascii="Times New Roman" w:hAnsi="Times New Roman"/>
                <w:sz w:val="24"/>
                <w:lang w:eastAsia="zh-CN"/>
              </w:rPr>
              <w:t>13.70%</w:t>
            </w:r>
          </w:p>
        </w:tc>
      </w:tr>
    </w:tbl>
    <w:p w14:paraId="1B88ADA0">
      <w:pPr>
        <w:widowControl/>
        <w:spacing w:line="300" w:lineRule="auto"/>
        <w:jc w:val="center"/>
        <w:rPr>
          <w:rFonts w:hint="eastAsia"/>
          <w:kern w:val="0"/>
          <w:sz w:val="24"/>
        </w:rPr>
      </w:pPr>
      <w:r>
        <w:rPr>
          <w:rFonts w:hint="eastAsia"/>
          <w:kern w:val="0"/>
          <w:sz w:val="24"/>
        </w:rPr>
        <w:drawing>
          <wp:inline distT="0" distB="0" distL="114300" distR="114300">
            <wp:extent cx="5261610" cy="3543300"/>
            <wp:effectExtent l="0" t="0" r="21590" b="12700"/>
            <wp:docPr id="3" name="图片 14" descr="1_资产负债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1_资产负债项目"/>
                    <pic:cNvPicPr>
                      <a:picLocks noChangeAspect="1"/>
                    </pic:cNvPicPr>
                  </pic:nvPicPr>
                  <pic:blipFill>
                    <a:blip r:embed="rId18"/>
                    <a:stretch>
                      <a:fillRect/>
                    </a:stretch>
                  </pic:blipFill>
                  <pic:spPr>
                    <a:xfrm>
                      <a:off x="0" y="0"/>
                      <a:ext cx="5261610" cy="3543300"/>
                    </a:xfrm>
                    <a:prstGeom prst="rect">
                      <a:avLst/>
                    </a:prstGeom>
                    <a:noFill/>
                    <a:ln>
                      <a:noFill/>
                    </a:ln>
                  </pic:spPr>
                </pic:pic>
              </a:graphicData>
            </a:graphic>
          </wp:inline>
        </w:drawing>
      </w:r>
    </w:p>
    <w:p w14:paraId="5E4C17CD">
      <w:pPr>
        <w:jc w:val="center"/>
        <w:rPr>
          <w:rFonts w:hint="eastAsia"/>
          <w:kern w:val="0"/>
          <w:sz w:val="24"/>
        </w:rPr>
      </w:pPr>
      <w:r>
        <w:rPr>
          <w:rFonts w:hint="eastAsia"/>
          <w:kern w:val="0"/>
          <w:sz w:val="24"/>
        </w:rPr>
        <w:t>图3-1 资产负债项目图</w:t>
      </w:r>
    </w:p>
    <w:p w14:paraId="4DC3E03E">
      <w:pPr>
        <w:widowControl/>
        <w:spacing w:line="300" w:lineRule="auto"/>
        <w:ind w:firstLine="540" w:firstLineChars="225"/>
        <w:jc w:val="center"/>
        <w:rPr>
          <w:rFonts w:hint="eastAsia"/>
          <w:kern w:val="0"/>
          <w:sz w:val="24"/>
        </w:rPr>
      </w:pPr>
    </w:p>
    <w:p w14:paraId="4FC0EE3A">
      <w:pPr>
        <w:jc w:val="center"/>
        <w:rPr>
          <w:rFonts w:hint="eastAsia"/>
          <w:kern w:val="0"/>
          <w:sz w:val="24"/>
        </w:rPr>
      </w:pPr>
      <w:r>
        <w:rPr>
          <w:rFonts w:hint="eastAsia"/>
          <w:kern w:val="0"/>
          <w:sz w:val="24"/>
        </w:rPr>
        <w:t>表3-2 2020–2024年贷款规模变化（单位：亿元）</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5"/>
        <w:gridCol w:w="3288"/>
        <w:gridCol w:w="3287"/>
      </w:tblGrid>
      <w:tr w14:paraId="4D40E5AF">
        <w:trPr>
          <w:trHeight w:val="23" w:hRule="atLeast"/>
          <w:jc w:val="center"/>
        </w:trPr>
        <w:tc>
          <w:tcPr>
            <w:tcW w:w="1141" w:type="pct"/>
            <w:noWrap w:val="0"/>
            <w:vAlign w:val="center"/>
          </w:tcPr>
          <w:p w14:paraId="7D23FBAB">
            <w:pPr>
              <w:pStyle w:val="28"/>
              <w:spacing w:line="300" w:lineRule="auto"/>
              <w:jc w:val="center"/>
              <w:rPr>
                <w:rFonts w:ascii="Times New Roman" w:hAnsi="Times New Roman"/>
                <w:sz w:val="24"/>
              </w:rPr>
            </w:pPr>
            <w:r>
              <w:rPr>
                <w:rFonts w:ascii="Times New Roman" w:hAnsi="Times New Roman"/>
                <w:sz w:val="24"/>
                <w:lang w:eastAsia="zh-CN"/>
              </w:rPr>
              <w:t>年份</w:t>
            </w:r>
          </w:p>
        </w:tc>
        <w:tc>
          <w:tcPr>
            <w:tcW w:w="1929" w:type="pct"/>
            <w:noWrap w:val="0"/>
            <w:vAlign w:val="center"/>
          </w:tcPr>
          <w:p w14:paraId="5685C919">
            <w:pPr>
              <w:pStyle w:val="28"/>
              <w:spacing w:line="300" w:lineRule="auto"/>
              <w:jc w:val="center"/>
              <w:rPr>
                <w:rFonts w:ascii="Times New Roman" w:hAnsi="Times New Roman"/>
                <w:sz w:val="24"/>
              </w:rPr>
            </w:pPr>
            <w:r>
              <w:rPr>
                <w:rFonts w:ascii="Times New Roman" w:hAnsi="Times New Roman"/>
                <w:sz w:val="24"/>
                <w:lang w:eastAsia="zh-CN"/>
              </w:rPr>
              <w:t>贷款余额</w:t>
            </w:r>
          </w:p>
        </w:tc>
        <w:tc>
          <w:tcPr>
            <w:tcW w:w="1929" w:type="pct"/>
            <w:noWrap w:val="0"/>
            <w:vAlign w:val="center"/>
          </w:tcPr>
          <w:p w14:paraId="4BDC6730">
            <w:pPr>
              <w:pStyle w:val="28"/>
              <w:spacing w:line="300" w:lineRule="auto"/>
              <w:jc w:val="center"/>
              <w:rPr>
                <w:rFonts w:ascii="Times New Roman" w:hAnsi="Times New Roman"/>
                <w:sz w:val="24"/>
              </w:rPr>
            </w:pPr>
            <w:r>
              <w:rPr>
                <w:rFonts w:ascii="Times New Roman" w:hAnsi="Times New Roman"/>
                <w:sz w:val="24"/>
                <w:lang w:eastAsia="zh-CN"/>
              </w:rPr>
              <w:t>同比增长</w:t>
            </w:r>
          </w:p>
        </w:tc>
      </w:tr>
      <w:tr w14:paraId="78D8A1DE">
        <w:trPr>
          <w:trHeight w:val="23" w:hRule="atLeast"/>
          <w:jc w:val="center"/>
        </w:trPr>
        <w:tc>
          <w:tcPr>
            <w:tcW w:w="1141" w:type="pct"/>
            <w:noWrap/>
            <w:vAlign w:val="center"/>
          </w:tcPr>
          <w:p w14:paraId="5915F9FD">
            <w:pPr>
              <w:pStyle w:val="28"/>
              <w:spacing w:line="300" w:lineRule="auto"/>
              <w:jc w:val="center"/>
              <w:rPr>
                <w:rFonts w:hint="eastAsia" w:ascii="Times New Roman" w:hAnsi="Times New Roman"/>
                <w:sz w:val="24"/>
              </w:rPr>
            </w:pPr>
            <w:r>
              <w:rPr>
                <w:rFonts w:hint="eastAsia" w:ascii="Times New Roman" w:hAnsi="Times New Roman"/>
                <w:sz w:val="24"/>
                <w:lang w:eastAsia="zh-CN"/>
              </w:rPr>
              <w:t>2020</w:t>
            </w:r>
          </w:p>
        </w:tc>
        <w:tc>
          <w:tcPr>
            <w:tcW w:w="1929" w:type="pct"/>
            <w:noWrap/>
            <w:vAlign w:val="center"/>
          </w:tcPr>
          <w:p w14:paraId="6477DD68">
            <w:pPr>
              <w:pStyle w:val="28"/>
              <w:spacing w:line="300" w:lineRule="auto"/>
              <w:jc w:val="center"/>
              <w:rPr>
                <w:rFonts w:hint="eastAsia" w:ascii="Times New Roman" w:hAnsi="Times New Roman"/>
                <w:sz w:val="24"/>
              </w:rPr>
            </w:pPr>
            <w:r>
              <w:rPr>
                <w:rFonts w:hint="eastAsia" w:ascii="Times New Roman" w:hAnsi="Times New Roman"/>
                <w:sz w:val="24"/>
                <w:lang w:eastAsia="zh-CN"/>
              </w:rPr>
              <w:t>1675</w:t>
            </w:r>
          </w:p>
        </w:tc>
        <w:tc>
          <w:tcPr>
            <w:tcW w:w="1929" w:type="pct"/>
            <w:noWrap/>
            <w:vAlign w:val="center"/>
          </w:tcPr>
          <w:p w14:paraId="3EEB10E2">
            <w:pPr>
              <w:pStyle w:val="28"/>
              <w:spacing w:line="300" w:lineRule="auto"/>
              <w:jc w:val="center"/>
              <w:rPr>
                <w:rFonts w:hint="eastAsia" w:ascii="Times New Roman" w:hAnsi="Times New Roman"/>
                <w:sz w:val="24"/>
              </w:rPr>
            </w:pPr>
            <w:r>
              <w:rPr>
                <w:rFonts w:hint="eastAsia" w:ascii="Times New Roman" w:hAnsi="Times New Roman"/>
                <w:sz w:val="24"/>
                <w:lang w:eastAsia="zh-CN"/>
              </w:rPr>
              <w:t>–</w:t>
            </w:r>
          </w:p>
        </w:tc>
      </w:tr>
      <w:tr w14:paraId="10F3ECF8">
        <w:trPr>
          <w:trHeight w:val="23" w:hRule="atLeast"/>
          <w:jc w:val="center"/>
        </w:trPr>
        <w:tc>
          <w:tcPr>
            <w:tcW w:w="1141" w:type="pct"/>
            <w:noWrap/>
            <w:vAlign w:val="center"/>
          </w:tcPr>
          <w:p w14:paraId="74FF234F">
            <w:pPr>
              <w:pStyle w:val="28"/>
              <w:spacing w:line="300" w:lineRule="auto"/>
              <w:jc w:val="center"/>
              <w:rPr>
                <w:rFonts w:hint="eastAsia" w:ascii="Times New Roman" w:hAnsi="Times New Roman"/>
                <w:sz w:val="24"/>
              </w:rPr>
            </w:pPr>
            <w:r>
              <w:rPr>
                <w:rFonts w:hint="eastAsia" w:ascii="Times New Roman" w:hAnsi="Times New Roman"/>
                <w:sz w:val="24"/>
                <w:lang w:eastAsia="zh-CN"/>
              </w:rPr>
              <w:t>2021</w:t>
            </w:r>
          </w:p>
        </w:tc>
        <w:tc>
          <w:tcPr>
            <w:tcW w:w="1929" w:type="pct"/>
            <w:noWrap/>
            <w:vAlign w:val="center"/>
          </w:tcPr>
          <w:p w14:paraId="13F0EF2D">
            <w:pPr>
              <w:pStyle w:val="28"/>
              <w:spacing w:line="300" w:lineRule="auto"/>
              <w:jc w:val="center"/>
              <w:rPr>
                <w:rFonts w:hint="eastAsia" w:ascii="Times New Roman" w:hAnsi="Times New Roman"/>
                <w:sz w:val="24"/>
              </w:rPr>
            </w:pPr>
            <w:r>
              <w:rPr>
                <w:rFonts w:hint="eastAsia" w:ascii="Times New Roman" w:hAnsi="Times New Roman"/>
                <w:sz w:val="24"/>
                <w:lang w:eastAsia="zh-CN"/>
              </w:rPr>
              <w:t>2102</w:t>
            </w:r>
          </w:p>
        </w:tc>
        <w:tc>
          <w:tcPr>
            <w:tcW w:w="1929" w:type="pct"/>
            <w:noWrap w:val="0"/>
            <w:vAlign w:val="center"/>
          </w:tcPr>
          <w:p w14:paraId="083549E6">
            <w:pPr>
              <w:pStyle w:val="28"/>
              <w:spacing w:line="300" w:lineRule="auto"/>
              <w:jc w:val="center"/>
              <w:rPr>
                <w:rFonts w:ascii="Times New Roman" w:hAnsi="Times New Roman"/>
                <w:sz w:val="24"/>
              </w:rPr>
            </w:pPr>
            <w:r>
              <w:rPr>
                <w:rFonts w:ascii="Times New Roman" w:hAnsi="Times New Roman"/>
                <w:sz w:val="24"/>
                <w:lang w:eastAsia="zh-CN"/>
              </w:rPr>
              <w:t>25.50%</w:t>
            </w:r>
          </w:p>
        </w:tc>
      </w:tr>
      <w:tr w14:paraId="72980DAE">
        <w:trPr>
          <w:trHeight w:val="23" w:hRule="atLeast"/>
          <w:jc w:val="center"/>
        </w:trPr>
        <w:tc>
          <w:tcPr>
            <w:tcW w:w="1141" w:type="pct"/>
            <w:noWrap/>
            <w:vAlign w:val="center"/>
          </w:tcPr>
          <w:p w14:paraId="076EFB73">
            <w:pPr>
              <w:pStyle w:val="28"/>
              <w:spacing w:line="300" w:lineRule="auto"/>
              <w:jc w:val="center"/>
              <w:rPr>
                <w:rFonts w:hint="eastAsia" w:ascii="Times New Roman" w:hAnsi="Times New Roman"/>
                <w:sz w:val="24"/>
              </w:rPr>
            </w:pPr>
            <w:r>
              <w:rPr>
                <w:rFonts w:hint="eastAsia" w:ascii="Times New Roman" w:hAnsi="Times New Roman"/>
                <w:sz w:val="24"/>
                <w:lang w:eastAsia="zh-CN"/>
              </w:rPr>
              <w:t>2022</w:t>
            </w:r>
          </w:p>
        </w:tc>
        <w:tc>
          <w:tcPr>
            <w:tcW w:w="1929" w:type="pct"/>
            <w:noWrap/>
            <w:vAlign w:val="center"/>
          </w:tcPr>
          <w:p w14:paraId="009793FE">
            <w:pPr>
              <w:pStyle w:val="28"/>
              <w:spacing w:line="300" w:lineRule="auto"/>
              <w:jc w:val="center"/>
              <w:rPr>
                <w:rFonts w:hint="eastAsia" w:ascii="Times New Roman" w:hAnsi="Times New Roman"/>
                <w:sz w:val="24"/>
              </w:rPr>
            </w:pPr>
            <w:r>
              <w:rPr>
                <w:rFonts w:hint="eastAsia" w:ascii="Times New Roman" w:hAnsi="Times New Roman"/>
                <w:sz w:val="24"/>
                <w:lang w:eastAsia="zh-CN"/>
              </w:rPr>
              <w:t>2489</w:t>
            </w:r>
          </w:p>
        </w:tc>
        <w:tc>
          <w:tcPr>
            <w:tcW w:w="1929" w:type="pct"/>
            <w:noWrap w:val="0"/>
            <w:vAlign w:val="center"/>
          </w:tcPr>
          <w:p w14:paraId="50CEB11F">
            <w:pPr>
              <w:pStyle w:val="28"/>
              <w:spacing w:line="300" w:lineRule="auto"/>
              <w:jc w:val="center"/>
              <w:rPr>
                <w:rFonts w:ascii="Times New Roman" w:hAnsi="Times New Roman"/>
                <w:sz w:val="24"/>
              </w:rPr>
            </w:pPr>
            <w:r>
              <w:rPr>
                <w:rFonts w:ascii="Times New Roman" w:hAnsi="Times New Roman"/>
                <w:sz w:val="24"/>
                <w:lang w:eastAsia="zh-CN"/>
              </w:rPr>
              <w:t>18.40%</w:t>
            </w:r>
          </w:p>
        </w:tc>
      </w:tr>
      <w:tr w14:paraId="1766505B">
        <w:trPr>
          <w:trHeight w:val="23" w:hRule="atLeast"/>
          <w:jc w:val="center"/>
        </w:trPr>
        <w:tc>
          <w:tcPr>
            <w:tcW w:w="1141" w:type="pct"/>
            <w:noWrap/>
            <w:vAlign w:val="center"/>
          </w:tcPr>
          <w:p w14:paraId="4BEB64D5">
            <w:pPr>
              <w:pStyle w:val="28"/>
              <w:spacing w:line="300" w:lineRule="auto"/>
              <w:jc w:val="center"/>
              <w:rPr>
                <w:rFonts w:hint="eastAsia" w:ascii="Times New Roman" w:hAnsi="Times New Roman"/>
                <w:sz w:val="24"/>
              </w:rPr>
            </w:pPr>
            <w:r>
              <w:rPr>
                <w:rFonts w:hint="eastAsia" w:ascii="Times New Roman" w:hAnsi="Times New Roman"/>
                <w:sz w:val="24"/>
                <w:lang w:eastAsia="zh-CN"/>
              </w:rPr>
              <w:t>2023</w:t>
            </w:r>
          </w:p>
        </w:tc>
        <w:tc>
          <w:tcPr>
            <w:tcW w:w="1929" w:type="pct"/>
            <w:noWrap/>
            <w:vAlign w:val="center"/>
          </w:tcPr>
          <w:p w14:paraId="29028C9D">
            <w:pPr>
              <w:pStyle w:val="28"/>
              <w:spacing w:line="300" w:lineRule="auto"/>
              <w:jc w:val="center"/>
              <w:rPr>
                <w:rFonts w:hint="eastAsia" w:ascii="Times New Roman" w:hAnsi="Times New Roman"/>
                <w:sz w:val="24"/>
              </w:rPr>
            </w:pPr>
            <w:r>
              <w:rPr>
                <w:rFonts w:hint="eastAsia" w:ascii="Times New Roman" w:hAnsi="Times New Roman"/>
                <w:sz w:val="24"/>
                <w:lang w:eastAsia="zh-CN"/>
              </w:rPr>
              <w:t>2898</w:t>
            </w:r>
          </w:p>
        </w:tc>
        <w:tc>
          <w:tcPr>
            <w:tcW w:w="1929" w:type="pct"/>
            <w:noWrap w:val="0"/>
            <w:vAlign w:val="center"/>
          </w:tcPr>
          <w:p w14:paraId="21A74FF1">
            <w:pPr>
              <w:pStyle w:val="28"/>
              <w:spacing w:line="300" w:lineRule="auto"/>
              <w:jc w:val="center"/>
              <w:rPr>
                <w:rFonts w:ascii="Times New Roman" w:hAnsi="Times New Roman"/>
                <w:sz w:val="24"/>
              </w:rPr>
            </w:pPr>
            <w:r>
              <w:rPr>
                <w:rFonts w:ascii="Times New Roman" w:hAnsi="Times New Roman"/>
                <w:sz w:val="24"/>
                <w:lang w:eastAsia="zh-CN"/>
              </w:rPr>
              <w:t>16.40%</w:t>
            </w:r>
          </w:p>
        </w:tc>
      </w:tr>
      <w:tr w14:paraId="358FBF09">
        <w:trPr>
          <w:trHeight w:val="23" w:hRule="atLeast"/>
          <w:jc w:val="center"/>
        </w:trPr>
        <w:tc>
          <w:tcPr>
            <w:tcW w:w="1141" w:type="pct"/>
            <w:noWrap/>
            <w:vAlign w:val="center"/>
          </w:tcPr>
          <w:p w14:paraId="34301A20">
            <w:pPr>
              <w:pStyle w:val="28"/>
              <w:spacing w:line="300" w:lineRule="auto"/>
              <w:jc w:val="center"/>
              <w:rPr>
                <w:rFonts w:hint="eastAsia" w:ascii="Times New Roman" w:hAnsi="Times New Roman"/>
                <w:sz w:val="24"/>
              </w:rPr>
            </w:pPr>
            <w:r>
              <w:rPr>
                <w:rFonts w:hint="eastAsia" w:ascii="Times New Roman" w:hAnsi="Times New Roman"/>
                <w:sz w:val="24"/>
                <w:lang w:eastAsia="zh-CN"/>
              </w:rPr>
              <w:t>2024</w:t>
            </w:r>
          </w:p>
        </w:tc>
        <w:tc>
          <w:tcPr>
            <w:tcW w:w="1929" w:type="pct"/>
            <w:noWrap/>
            <w:vAlign w:val="center"/>
          </w:tcPr>
          <w:p w14:paraId="4C277C36">
            <w:pPr>
              <w:pStyle w:val="28"/>
              <w:spacing w:line="300" w:lineRule="auto"/>
              <w:jc w:val="center"/>
              <w:rPr>
                <w:rFonts w:hint="eastAsia" w:ascii="Times New Roman" w:hAnsi="Times New Roman"/>
                <w:sz w:val="24"/>
              </w:rPr>
            </w:pPr>
            <w:r>
              <w:rPr>
                <w:rFonts w:hint="eastAsia" w:ascii="Times New Roman" w:hAnsi="Times New Roman"/>
                <w:sz w:val="24"/>
                <w:lang w:eastAsia="zh-CN"/>
              </w:rPr>
              <w:t>3255</w:t>
            </w:r>
          </w:p>
        </w:tc>
        <w:tc>
          <w:tcPr>
            <w:tcW w:w="1929" w:type="pct"/>
            <w:noWrap w:val="0"/>
            <w:vAlign w:val="center"/>
          </w:tcPr>
          <w:p w14:paraId="0FB870E6">
            <w:pPr>
              <w:pStyle w:val="28"/>
              <w:spacing w:line="300" w:lineRule="auto"/>
              <w:jc w:val="center"/>
              <w:rPr>
                <w:rFonts w:ascii="Times New Roman" w:hAnsi="Times New Roman"/>
                <w:sz w:val="24"/>
              </w:rPr>
            </w:pPr>
            <w:r>
              <w:rPr>
                <w:rFonts w:ascii="Times New Roman" w:hAnsi="Times New Roman"/>
                <w:sz w:val="24"/>
                <w:lang w:eastAsia="zh-CN"/>
              </w:rPr>
              <w:t>12.30%</w:t>
            </w:r>
          </w:p>
        </w:tc>
      </w:tr>
    </w:tbl>
    <w:p w14:paraId="3B09FBD4">
      <w:pPr>
        <w:widowControl/>
        <w:snapToGrid w:val="0"/>
        <w:spacing w:line="300" w:lineRule="auto"/>
        <w:ind w:firstLine="480" w:firstLineChars="200"/>
        <w:outlineLvl w:val="1"/>
        <w:rPr>
          <w:rFonts w:hint="eastAsia" w:ascii="黑体" w:hAnsi="宋体" w:eastAsia="黑体"/>
          <w:sz w:val="24"/>
        </w:rPr>
      </w:pPr>
      <w:bookmarkStart w:id="19" w:name="_Toc14065"/>
    </w:p>
    <w:p w14:paraId="5238D01E">
      <w:pPr>
        <w:widowControl/>
        <w:snapToGrid w:val="0"/>
        <w:spacing w:line="300" w:lineRule="auto"/>
        <w:jc w:val="center"/>
        <w:outlineLvl w:val="1"/>
        <w:rPr>
          <w:kern w:val="0"/>
          <w:sz w:val="24"/>
        </w:rPr>
      </w:pPr>
      <w:r>
        <w:rPr>
          <w:kern w:val="0"/>
          <w:sz w:val="24"/>
        </w:rPr>
        <w:drawing>
          <wp:inline distT="0" distB="0" distL="114300" distR="114300">
            <wp:extent cx="5264150" cy="2671445"/>
            <wp:effectExtent l="0" t="0" r="19050" b="20955"/>
            <wp:docPr id="4" name="图片 13" descr="1_贷款规模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1_贷款规模变化"/>
                    <pic:cNvPicPr>
                      <a:picLocks noChangeAspect="1"/>
                    </pic:cNvPicPr>
                  </pic:nvPicPr>
                  <pic:blipFill>
                    <a:blip r:embed="rId19"/>
                    <a:stretch>
                      <a:fillRect/>
                    </a:stretch>
                  </pic:blipFill>
                  <pic:spPr>
                    <a:xfrm>
                      <a:off x="0" y="0"/>
                      <a:ext cx="5264150" cy="2671445"/>
                    </a:xfrm>
                    <a:prstGeom prst="rect">
                      <a:avLst/>
                    </a:prstGeom>
                    <a:noFill/>
                    <a:ln>
                      <a:noFill/>
                    </a:ln>
                  </pic:spPr>
                </pic:pic>
              </a:graphicData>
            </a:graphic>
          </wp:inline>
        </w:drawing>
      </w:r>
    </w:p>
    <w:p w14:paraId="379AF967">
      <w:pPr>
        <w:jc w:val="center"/>
        <w:rPr>
          <w:rFonts w:hint="eastAsia"/>
          <w:kern w:val="0"/>
          <w:sz w:val="24"/>
        </w:rPr>
      </w:pPr>
      <w:r>
        <w:rPr>
          <w:rFonts w:hint="eastAsia"/>
          <w:kern w:val="0"/>
          <w:sz w:val="24"/>
        </w:rPr>
        <w:t>图3-2 贷款规模变化</w:t>
      </w:r>
    </w:p>
    <w:p w14:paraId="60B033AC">
      <w:pPr>
        <w:widowControl/>
        <w:snapToGrid w:val="0"/>
        <w:spacing w:line="300" w:lineRule="auto"/>
        <w:ind w:firstLine="480" w:firstLineChars="200"/>
        <w:outlineLvl w:val="1"/>
        <w:rPr>
          <w:rFonts w:hint="eastAsia" w:ascii="黑体" w:hAnsi="宋体" w:eastAsia="黑体"/>
          <w:sz w:val="24"/>
        </w:rPr>
      </w:pPr>
      <w:r>
        <w:rPr>
          <w:rFonts w:hint="eastAsia" w:ascii="黑体" w:hAnsi="宋体" w:eastAsia="黑体"/>
          <w:sz w:val="24"/>
        </w:rPr>
        <w:t>（二）重点领域风险管理的制度体系建设</w:t>
      </w:r>
      <w:bookmarkEnd w:id="19"/>
      <w:ins w:id="30" w:author="wuccnu@163.com" w:date="2026-03-04T20:25:00Z">
        <w:r>
          <w:rPr>
            <w:rFonts w:hint="eastAsia" w:ascii="黑体" w:hAnsi="宋体" w:eastAsia="黑体"/>
            <w:sz w:val="24"/>
          </w:rPr>
          <w:t xml:space="preserve"> 你没有说他是如何进行信用风险管理的，有什么做法，有特点，特色特征，你这个跟后面的问题分析以及对策建议能对应上吗</w:t>
        </w:r>
      </w:ins>
    </w:p>
    <w:p w14:paraId="7A73D25F">
      <w:pPr>
        <w:spacing w:line="300" w:lineRule="auto"/>
        <w:ind w:firstLine="480" w:firstLineChars="200"/>
        <w:rPr>
          <w:rFonts w:hint="eastAsia"/>
          <w:sz w:val="24"/>
        </w:rPr>
      </w:pPr>
      <w:r>
        <w:rPr>
          <w:rFonts w:hint="eastAsia"/>
          <w:sz w:val="24"/>
        </w:rPr>
        <w:t>面对房地产调控深化和地方政府债务规范管理的宏观环境，城市商业银行普遍加强了对重点领域的风险管控。在制度建设层面，多数城商行已建立了房地产贷款集中度管理制度、地方政府融资平台授信管理办法等规范性文件，对相关业务实施名单制管理和限额控制。部分管理较为先进的城商行还建立了房地产行业风险监测指标体系，定期对房企资金链、项目去化、抵押物价值等进行跟踪分析。在投资业务方面，城商行逐步完善了债券投资的内部评级体系和投后管理制度，对城投债等地方政府相关金融工具实行穿透管理。</w:t>
      </w:r>
    </w:p>
    <w:p w14:paraId="5401958C">
      <w:pPr>
        <w:spacing w:line="300" w:lineRule="auto"/>
        <w:ind w:firstLine="480" w:firstLineChars="200"/>
        <w:rPr>
          <w:rFonts w:hint="eastAsia"/>
          <w:sz w:val="24"/>
        </w:rPr>
      </w:pPr>
      <w:r>
        <w:rPr>
          <w:rFonts w:hint="eastAsia"/>
          <w:sz w:val="24"/>
        </w:rPr>
        <w:t>邯郸银行在重点领域风险管理方面也进行了一系列制度建设。该行制定了《房地产授信业务管理办法》，明确了房地产开发贷、个人住房按揭贷的准入标准和审批流程，对房企客户实行分层分类管理。针对地方政府相关业务，邯郸银行出台了《地方政府融资平台授信管理指引》，加强对平台公司现金流、偿债能力、项目合规性的审查。在投资业务方面，该行建立了债权投资业务审批委员会制度，对债权投资和其他债权投资实行统一的授信管理和风险监控。截至2024年末，该行债权投资与其他债权投资合计2553亿元，占非信贷资产的84.9%，相关投资业务的制度框架基本形成。</w:t>
      </w:r>
    </w:p>
    <w:p w14:paraId="3140D8AE">
      <w:pPr>
        <w:widowControl/>
        <w:snapToGrid w:val="0"/>
        <w:spacing w:line="300" w:lineRule="auto"/>
        <w:ind w:firstLine="480" w:firstLineChars="200"/>
        <w:outlineLvl w:val="1"/>
        <w:rPr>
          <w:ins w:id="31" w:author="wuccnu@163.com" w:date="2026-03-04T20:25:00Z"/>
          <w:rFonts w:hint="eastAsia" w:ascii="黑体" w:hAnsi="宋体" w:eastAsia="黑体"/>
          <w:sz w:val="24"/>
        </w:rPr>
      </w:pPr>
      <w:bookmarkStart w:id="20" w:name="_Toc22769"/>
      <w:r>
        <w:rPr>
          <w:rFonts w:hint="eastAsia" w:ascii="黑体" w:hAnsi="宋体" w:eastAsia="黑体"/>
          <w:sz w:val="24"/>
        </w:rPr>
        <w:t>（三）风险管理流程与工具的规范化建设</w:t>
      </w:r>
      <w:bookmarkEnd w:id="20"/>
      <w:ins w:id="32" w:author="wuccnu@163.com" w:date="2026-03-04T20:25:00Z">
        <w:r>
          <w:rPr>
            <w:rFonts w:hint="eastAsia" w:ascii="黑体" w:hAnsi="宋体" w:eastAsia="黑体"/>
            <w:sz w:val="24"/>
          </w:rPr>
          <w:t>你没有说他是如何进行信用风险管理的，有什么做法，有特点，特色特征，你这个跟后面的问题分析以及对策建议能对应上吗</w:t>
        </w:r>
      </w:ins>
    </w:p>
    <w:p w14:paraId="58FD393C">
      <w:pPr>
        <w:widowControl/>
        <w:snapToGrid w:val="0"/>
        <w:spacing w:line="300" w:lineRule="auto"/>
        <w:ind w:firstLine="480" w:firstLineChars="200"/>
        <w:outlineLvl w:val="1"/>
        <w:rPr>
          <w:rFonts w:hint="eastAsia" w:ascii="黑体" w:hAnsi="宋体" w:eastAsia="黑体"/>
          <w:sz w:val="24"/>
        </w:rPr>
      </w:pPr>
    </w:p>
    <w:p w14:paraId="27CD425A">
      <w:pPr>
        <w:spacing w:line="300" w:lineRule="auto"/>
        <w:ind w:firstLine="480" w:firstLineChars="200"/>
        <w:rPr>
          <w:rFonts w:hint="eastAsia"/>
          <w:sz w:val="24"/>
        </w:rPr>
      </w:pPr>
      <w:r>
        <w:rPr>
          <w:rFonts w:hint="eastAsia"/>
          <w:sz w:val="24"/>
        </w:rPr>
        <w:t>城市商业银行在长期发展中逐步建立了覆盖贷前、贷中、贷后的风险管理流程。多数城商行设立了独立的风险管理部门，制定了统一的授信审批标准和操作流程，形成了以“三查”（贷前调查、贷中审查、贷后检查）为核心的风险控制体系。在风险计量方面，部分城商行引入了内部评级法，建立了客户信用评分模型和债项评级模型。在工具应用层面，城商行普遍使用了信贷管理系统、风险监测平台等信息化工具，实现了对信贷业务的线上化管理和风险数据的集中存储。</w:t>
      </w:r>
    </w:p>
    <w:p w14:paraId="1BDD5A9A">
      <w:pPr>
        <w:spacing w:line="300" w:lineRule="auto"/>
        <w:ind w:firstLine="480" w:firstLineChars="200"/>
        <w:rPr>
          <w:rFonts w:hint="eastAsia"/>
          <w:sz w:val="24"/>
        </w:rPr>
      </w:pPr>
      <w:r>
        <w:rPr>
          <w:rFonts w:hint="eastAsia"/>
          <w:sz w:val="24"/>
        </w:rPr>
        <w:t>邯郸银行在风险管理流程建设方面取得了一定进展。该行设立了风险管理委员会，下设信用风险管理专委会，负责全行信用风险政策的制定和监督执行。在流程规范方面，该行出台了《授信业务尽职调查管理办法》《贷后管理实施细则》等文件，明确了各环节的操作标准和责任分工。在工具应用方面，邯郸银行上线了新一代信贷管理系统，实现了客户信息、授信额度、合同签订、放款操作的线上化管理。该行还建立了风险预警指标体系，对贷款逾期、欠息、担保异常等情况进行系统自动监测。2024年，该行信用减值损失为36.27亿元，占营业支出的49.4%，减值损失占贷款比例为1.11%，较2020年的1.63%有所下降，反映风险计量和减值计提逐步规范化。</w:t>
      </w:r>
    </w:p>
    <w:p w14:paraId="5E771CFD">
      <w:pPr>
        <w:spacing w:line="300" w:lineRule="auto"/>
        <w:ind w:firstLine="480" w:firstLineChars="200"/>
        <w:rPr>
          <w:rFonts w:hint="eastAsia"/>
          <w:sz w:val="24"/>
        </w:rPr>
      </w:pPr>
    </w:p>
    <w:p w14:paraId="7400F121">
      <w:pPr>
        <w:spacing w:line="300" w:lineRule="auto"/>
        <w:ind w:firstLine="480" w:firstLineChars="200"/>
        <w:rPr>
          <w:rFonts w:hint="eastAsia"/>
          <w:sz w:val="24"/>
        </w:rPr>
      </w:pPr>
    </w:p>
    <w:p w14:paraId="391B4E20">
      <w:pPr>
        <w:spacing w:line="300" w:lineRule="auto"/>
        <w:ind w:firstLine="480" w:firstLineChars="200"/>
        <w:rPr>
          <w:rFonts w:hint="eastAsia"/>
          <w:sz w:val="24"/>
        </w:rPr>
      </w:pPr>
    </w:p>
    <w:p w14:paraId="0E45EB27">
      <w:pPr>
        <w:spacing w:line="300" w:lineRule="auto"/>
        <w:ind w:firstLine="480" w:firstLineChars="200"/>
        <w:rPr>
          <w:rFonts w:hint="eastAsia"/>
          <w:sz w:val="24"/>
        </w:rPr>
      </w:pPr>
    </w:p>
    <w:p w14:paraId="50508760">
      <w:pPr>
        <w:jc w:val="center"/>
        <w:rPr>
          <w:rFonts w:hint="eastAsia"/>
          <w:kern w:val="0"/>
          <w:sz w:val="24"/>
        </w:rPr>
      </w:pPr>
      <w:r>
        <w:rPr>
          <w:rFonts w:hint="eastAsia"/>
          <w:kern w:val="0"/>
          <w:sz w:val="24"/>
        </w:rPr>
        <w:t>表3-3 信用减值损失与贷款比例</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6"/>
        <w:gridCol w:w="3108"/>
        <w:gridCol w:w="2539"/>
        <w:gridCol w:w="2046"/>
      </w:tblGrid>
      <w:tr w14:paraId="3EC528F9">
        <w:trPr>
          <w:trHeight w:val="23" w:hRule="atLeast"/>
          <w:jc w:val="center"/>
        </w:trPr>
        <w:tc>
          <w:tcPr>
            <w:tcW w:w="485" w:type="pct"/>
            <w:noWrap w:val="0"/>
            <w:vAlign w:val="center"/>
          </w:tcPr>
          <w:p w14:paraId="3A89B4D1">
            <w:pPr>
              <w:pStyle w:val="28"/>
              <w:spacing w:line="300" w:lineRule="auto"/>
              <w:jc w:val="center"/>
              <w:rPr>
                <w:rFonts w:ascii="Times New Roman" w:hAnsi="Times New Roman"/>
                <w:sz w:val="24"/>
              </w:rPr>
            </w:pPr>
            <w:r>
              <w:rPr>
                <w:rFonts w:ascii="Times New Roman" w:hAnsi="Times New Roman"/>
                <w:sz w:val="24"/>
                <w:lang w:eastAsia="zh-CN"/>
              </w:rPr>
              <w:t>年份</w:t>
            </w:r>
          </w:p>
        </w:tc>
        <w:tc>
          <w:tcPr>
            <w:tcW w:w="1823" w:type="pct"/>
            <w:noWrap w:val="0"/>
            <w:vAlign w:val="center"/>
          </w:tcPr>
          <w:p w14:paraId="6AEDD6DA">
            <w:pPr>
              <w:pStyle w:val="28"/>
              <w:spacing w:line="300" w:lineRule="auto"/>
              <w:jc w:val="center"/>
              <w:rPr>
                <w:rFonts w:ascii="Times New Roman" w:hAnsi="Times New Roman"/>
                <w:sz w:val="24"/>
                <w:lang w:eastAsia="zh-CN"/>
              </w:rPr>
            </w:pPr>
            <w:r>
              <w:rPr>
                <w:rFonts w:ascii="Times New Roman" w:hAnsi="Times New Roman"/>
                <w:sz w:val="24"/>
                <w:lang w:eastAsia="zh-CN"/>
              </w:rPr>
              <w:t>信用减值损失（亿元）</w:t>
            </w:r>
          </w:p>
        </w:tc>
        <w:tc>
          <w:tcPr>
            <w:tcW w:w="1489" w:type="pct"/>
            <w:noWrap w:val="0"/>
            <w:vAlign w:val="center"/>
          </w:tcPr>
          <w:p w14:paraId="790F64A7">
            <w:pPr>
              <w:pStyle w:val="28"/>
              <w:spacing w:line="300" w:lineRule="auto"/>
              <w:jc w:val="center"/>
              <w:rPr>
                <w:rFonts w:ascii="Times New Roman" w:hAnsi="Times New Roman"/>
                <w:sz w:val="24"/>
              </w:rPr>
            </w:pPr>
            <w:r>
              <w:rPr>
                <w:rFonts w:ascii="Times New Roman" w:hAnsi="Times New Roman"/>
                <w:sz w:val="24"/>
                <w:lang w:eastAsia="zh-CN"/>
              </w:rPr>
              <w:t>贷款余额（亿元）</w:t>
            </w:r>
          </w:p>
        </w:tc>
        <w:tc>
          <w:tcPr>
            <w:tcW w:w="1201" w:type="pct"/>
            <w:noWrap w:val="0"/>
            <w:vAlign w:val="center"/>
          </w:tcPr>
          <w:p w14:paraId="5389AEB5">
            <w:pPr>
              <w:pStyle w:val="28"/>
              <w:spacing w:line="300" w:lineRule="auto"/>
              <w:jc w:val="center"/>
              <w:rPr>
                <w:rFonts w:ascii="Times New Roman" w:hAnsi="Times New Roman"/>
                <w:sz w:val="24"/>
              </w:rPr>
            </w:pPr>
            <w:r>
              <w:rPr>
                <w:rFonts w:ascii="Times New Roman" w:hAnsi="Times New Roman"/>
                <w:sz w:val="24"/>
                <w:lang w:eastAsia="zh-CN"/>
              </w:rPr>
              <w:t>减值损失/贷款</w:t>
            </w:r>
          </w:p>
        </w:tc>
      </w:tr>
      <w:tr w14:paraId="642C56A1">
        <w:trPr>
          <w:trHeight w:val="23" w:hRule="atLeast"/>
          <w:jc w:val="center"/>
        </w:trPr>
        <w:tc>
          <w:tcPr>
            <w:tcW w:w="485" w:type="pct"/>
            <w:noWrap/>
            <w:vAlign w:val="center"/>
          </w:tcPr>
          <w:p w14:paraId="675EFCC7">
            <w:pPr>
              <w:pStyle w:val="28"/>
              <w:spacing w:line="300" w:lineRule="auto"/>
              <w:jc w:val="center"/>
              <w:rPr>
                <w:rFonts w:hint="eastAsia" w:ascii="Times New Roman" w:hAnsi="Times New Roman"/>
                <w:sz w:val="24"/>
              </w:rPr>
            </w:pPr>
            <w:r>
              <w:rPr>
                <w:rFonts w:hint="eastAsia" w:ascii="Times New Roman" w:hAnsi="Times New Roman"/>
                <w:sz w:val="24"/>
                <w:lang w:eastAsia="zh-CN"/>
              </w:rPr>
              <w:t>2020</w:t>
            </w:r>
          </w:p>
        </w:tc>
        <w:tc>
          <w:tcPr>
            <w:tcW w:w="1823" w:type="pct"/>
            <w:noWrap/>
            <w:vAlign w:val="center"/>
          </w:tcPr>
          <w:p w14:paraId="00D56442">
            <w:pPr>
              <w:pStyle w:val="28"/>
              <w:spacing w:line="300" w:lineRule="auto"/>
              <w:jc w:val="center"/>
              <w:rPr>
                <w:rFonts w:hint="eastAsia" w:ascii="Times New Roman" w:hAnsi="Times New Roman"/>
                <w:sz w:val="24"/>
              </w:rPr>
            </w:pPr>
            <w:r>
              <w:rPr>
                <w:rFonts w:hint="eastAsia" w:ascii="Times New Roman" w:hAnsi="Times New Roman"/>
                <w:sz w:val="24"/>
                <w:lang w:eastAsia="zh-CN"/>
              </w:rPr>
              <w:t>27.26</w:t>
            </w:r>
          </w:p>
        </w:tc>
        <w:tc>
          <w:tcPr>
            <w:tcW w:w="1489" w:type="pct"/>
            <w:noWrap/>
            <w:vAlign w:val="center"/>
          </w:tcPr>
          <w:p w14:paraId="308F69E0">
            <w:pPr>
              <w:pStyle w:val="28"/>
              <w:spacing w:line="300" w:lineRule="auto"/>
              <w:jc w:val="center"/>
              <w:rPr>
                <w:rFonts w:hint="eastAsia" w:ascii="Times New Roman" w:hAnsi="Times New Roman"/>
                <w:sz w:val="24"/>
              </w:rPr>
            </w:pPr>
            <w:r>
              <w:rPr>
                <w:rFonts w:hint="eastAsia" w:ascii="Times New Roman" w:hAnsi="Times New Roman"/>
                <w:sz w:val="24"/>
                <w:lang w:eastAsia="zh-CN"/>
              </w:rPr>
              <w:t>1675</w:t>
            </w:r>
          </w:p>
        </w:tc>
        <w:tc>
          <w:tcPr>
            <w:tcW w:w="1201" w:type="pct"/>
            <w:noWrap w:val="0"/>
            <w:vAlign w:val="center"/>
          </w:tcPr>
          <w:p w14:paraId="21CFD4FD">
            <w:pPr>
              <w:pStyle w:val="28"/>
              <w:spacing w:line="300" w:lineRule="auto"/>
              <w:jc w:val="center"/>
              <w:rPr>
                <w:rFonts w:ascii="Times New Roman" w:hAnsi="Times New Roman"/>
                <w:sz w:val="24"/>
              </w:rPr>
            </w:pPr>
            <w:r>
              <w:rPr>
                <w:rFonts w:ascii="Times New Roman" w:hAnsi="Times New Roman"/>
                <w:sz w:val="24"/>
                <w:lang w:eastAsia="zh-CN"/>
              </w:rPr>
              <w:t>1.63%</w:t>
            </w:r>
          </w:p>
        </w:tc>
      </w:tr>
      <w:tr w14:paraId="22236C6C">
        <w:trPr>
          <w:trHeight w:val="23" w:hRule="atLeast"/>
          <w:jc w:val="center"/>
        </w:trPr>
        <w:tc>
          <w:tcPr>
            <w:tcW w:w="485" w:type="pct"/>
            <w:noWrap/>
            <w:vAlign w:val="center"/>
          </w:tcPr>
          <w:p w14:paraId="2B7C324D">
            <w:pPr>
              <w:pStyle w:val="28"/>
              <w:spacing w:line="300" w:lineRule="auto"/>
              <w:jc w:val="center"/>
              <w:rPr>
                <w:rFonts w:hint="eastAsia" w:ascii="Times New Roman" w:hAnsi="Times New Roman"/>
                <w:sz w:val="24"/>
              </w:rPr>
            </w:pPr>
            <w:r>
              <w:rPr>
                <w:rFonts w:hint="eastAsia" w:ascii="Times New Roman" w:hAnsi="Times New Roman"/>
                <w:sz w:val="24"/>
                <w:lang w:eastAsia="zh-CN"/>
              </w:rPr>
              <w:t>2024</w:t>
            </w:r>
          </w:p>
        </w:tc>
        <w:tc>
          <w:tcPr>
            <w:tcW w:w="1823" w:type="pct"/>
            <w:noWrap/>
            <w:vAlign w:val="center"/>
          </w:tcPr>
          <w:p w14:paraId="616E2FD2">
            <w:pPr>
              <w:pStyle w:val="28"/>
              <w:spacing w:line="300" w:lineRule="auto"/>
              <w:jc w:val="center"/>
              <w:rPr>
                <w:rFonts w:hint="eastAsia" w:ascii="Times New Roman" w:hAnsi="Times New Roman"/>
                <w:sz w:val="24"/>
              </w:rPr>
            </w:pPr>
            <w:r>
              <w:rPr>
                <w:rFonts w:hint="eastAsia" w:ascii="Times New Roman" w:hAnsi="Times New Roman"/>
                <w:sz w:val="24"/>
                <w:lang w:eastAsia="zh-CN"/>
              </w:rPr>
              <w:t>36.27</w:t>
            </w:r>
          </w:p>
        </w:tc>
        <w:tc>
          <w:tcPr>
            <w:tcW w:w="1489" w:type="pct"/>
            <w:noWrap/>
            <w:vAlign w:val="center"/>
          </w:tcPr>
          <w:p w14:paraId="5D37D425">
            <w:pPr>
              <w:pStyle w:val="28"/>
              <w:spacing w:line="300" w:lineRule="auto"/>
              <w:jc w:val="center"/>
              <w:rPr>
                <w:rFonts w:hint="eastAsia" w:ascii="Times New Roman" w:hAnsi="Times New Roman"/>
                <w:sz w:val="24"/>
              </w:rPr>
            </w:pPr>
            <w:r>
              <w:rPr>
                <w:rFonts w:hint="eastAsia" w:ascii="Times New Roman" w:hAnsi="Times New Roman"/>
                <w:sz w:val="24"/>
                <w:lang w:eastAsia="zh-CN"/>
              </w:rPr>
              <w:t>3255</w:t>
            </w:r>
          </w:p>
        </w:tc>
        <w:tc>
          <w:tcPr>
            <w:tcW w:w="1201" w:type="pct"/>
            <w:noWrap w:val="0"/>
            <w:vAlign w:val="center"/>
          </w:tcPr>
          <w:p w14:paraId="3F36CB64">
            <w:pPr>
              <w:pStyle w:val="28"/>
              <w:spacing w:line="300" w:lineRule="auto"/>
              <w:jc w:val="center"/>
              <w:rPr>
                <w:rFonts w:ascii="Times New Roman" w:hAnsi="Times New Roman"/>
                <w:sz w:val="24"/>
              </w:rPr>
            </w:pPr>
            <w:r>
              <w:rPr>
                <w:rFonts w:ascii="Times New Roman" w:hAnsi="Times New Roman"/>
                <w:sz w:val="24"/>
                <w:lang w:eastAsia="zh-CN"/>
              </w:rPr>
              <w:t>1.11%</w:t>
            </w:r>
          </w:p>
        </w:tc>
      </w:tr>
    </w:tbl>
    <w:p w14:paraId="24D61C1F">
      <w:pPr>
        <w:widowControl/>
        <w:snapToGrid w:val="0"/>
        <w:spacing w:line="300" w:lineRule="auto"/>
        <w:ind w:firstLine="480" w:firstLineChars="200"/>
        <w:outlineLvl w:val="1"/>
        <w:rPr>
          <w:rFonts w:hint="eastAsia" w:ascii="黑体" w:hAnsi="宋体" w:eastAsia="黑体"/>
          <w:sz w:val="24"/>
        </w:rPr>
      </w:pPr>
      <w:bookmarkStart w:id="21" w:name="_Toc14904"/>
    </w:p>
    <w:p w14:paraId="13847D0C">
      <w:pPr>
        <w:widowControl/>
        <w:snapToGrid w:val="0"/>
        <w:spacing w:line="300" w:lineRule="auto"/>
        <w:jc w:val="center"/>
        <w:outlineLvl w:val="1"/>
        <w:rPr>
          <w:kern w:val="0"/>
          <w:sz w:val="24"/>
        </w:rPr>
      </w:pPr>
      <w:r>
        <w:rPr>
          <w:kern w:val="0"/>
          <w:sz w:val="24"/>
        </w:rPr>
        <w:drawing>
          <wp:inline distT="0" distB="0" distL="114300" distR="114300">
            <wp:extent cx="5173980" cy="2597785"/>
            <wp:effectExtent l="0" t="0" r="7620" b="18415"/>
            <wp:docPr id="5" name="图片 15" descr="2_信用减值损失与贷款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descr="2_信用减值损失与贷款比例"/>
                    <pic:cNvPicPr>
                      <a:picLocks noChangeAspect="1"/>
                    </pic:cNvPicPr>
                  </pic:nvPicPr>
                  <pic:blipFill>
                    <a:blip r:embed="rId20"/>
                    <a:stretch>
                      <a:fillRect/>
                    </a:stretch>
                  </pic:blipFill>
                  <pic:spPr>
                    <a:xfrm>
                      <a:off x="0" y="0"/>
                      <a:ext cx="5173980" cy="2597785"/>
                    </a:xfrm>
                    <a:prstGeom prst="rect">
                      <a:avLst/>
                    </a:prstGeom>
                    <a:noFill/>
                    <a:ln>
                      <a:noFill/>
                    </a:ln>
                  </pic:spPr>
                </pic:pic>
              </a:graphicData>
            </a:graphic>
          </wp:inline>
        </w:drawing>
      </w:r>
    </w:p>
    <w:p w14:paraId="28AC5E02">
      <w:pPr>
        <w:jc w:val="center"/>
        <w:rPr>
          <w:rFonts w:hint="eastAsia"/>
          <w:kern w:val="0"/>
          <w:sz w:val="24"/>
        </w:rPr>
      </w:pPr>
      <w:r>
        <w:rPr>
          <w:rFonts w:hint="eastAsia"/>
          <w:kern w:val="0"/>
          <w:sz w:val="24"/>
        </w:rPr>
        <w:t>图3-3 信用减值损失和贷款比例图</w:t>
      </w:r>
    </w:p>
    <w:p w14:paraId="4D13BD9B">
      <w:pPr>
        <w:widowControl/>
        <w:snapToGrid w:val="0"/>
        <w:spacing w:line="300" w:lineRule="auto"/>
        <w:ind w:firstLine="480" w:firstLineChars="200"/>
        <w:outlineLvl w:val="1"/>
        <w:rPr>
          <w:ins w:id="33" w:author="wuccnu@163.com" w:date="2026-03-04T20:25:00Z"/>
          <w:rFonts w:hint="eastAsia" w:ascii="黑体" w:hAnsi="宋体" w:eastAsia="黑体"/>
          <w:sz w:val="24"/>
        </w:rPr>
      </w:pPr>
      <w:r>
        <w:rPr>
          <w:rFonts w:hint="eastAsia" w:ascii="黑体" w:hAnsi="宋体" w:eastAsia="黑体"/>
          <w:sz w:val="24"/>
        </w:rPr>
        <w:t>（四）资本管理与补充机制的探索实践</w:t>
      </w:r>
      <w:bookmarkEnd w:id="21"/>
      <w:ins w:id="34" w:author="wuccnu@163.com" w:date="2026-03-04T20:25:00Z">
        <w:r>
          <w:rPr>
            <w:rFonts w:hint="eastAsia" w:ascii="黑体" w:hAnsi="宋体" w:eastAsia="黑体"/>
            <w:sz w:val="24"/>
          </w:rPr>
          <w:t>你没有说他是如何进行信用风险管理的，有什么做法，有特点，特色特征，你这个跟后面的问题分析以及对策建议能对应上吗</w:t>
        </w:r>
      </w:ins>
    </w:p>
    <w:p w14:paraId="68EF975D">
      <w:pPr>
        <w:widowControl/>
        <w:snapToGrid w:val="0"/>
        <w:spacing w:line="300" w:lineRule="auto"/>
        <w:ind w:firstLine="480" w:firstLineChars="200"/>
        <w:outlineLvl w:val="1"/>
        <w:rPr>
          <w:rFonts w:hint="eastAsia" w:ascii="黑体" w:hAnsi="宋体" w:eastAsia="黑体"/>
          <w:sz w:val="24"/>
        </w:rPr>
      </w:pPr>
    </w:p>
    <w:p w14:paraId="42E29AC0">
      <w:pPr>
        <w:spacing w:line="300" w:lineRule="auto"/>
        <w:ind w:firstLine="480" w:firstLineChars="200"/>
        <w:rPr>
          <w:rFonts w:hint="eastAsia"/>
          <w:sz w:val="24"/>
        </w:rPr>
      </w:pPr>
      <w:r>
        <w:rPr>
          <w:rFonts w:hint="eastAsia"/>
          <w:sz w:val="24"/>
        </w:rPr>
        <w:t>资本充足是商业银行抵御风险、支撑发展的基础。城市商业银行在资本管理方面普遍建立了资本规划、资本配置和资本监测的框架体系。部分规模较大、管理较为规范的城商行已按照《商业银行资本管理办法》的要求，建立了内部资本充足评估程序（ICAAP），定期开展资本压力测试。在资本补充方面，城商行积极探索内源积累与外源补充相结合的模式，通过利润留存、股东增资、发行二级资本债等方式充实资本基础。</w:t>
      </w:r>
    </w:p>
    <w:p w14:paraId="5057EDC4">
      <w:pPr>
        <w:spacing w:line="300" w:lineRule="auto"/>
        <w:ind w:firstLine="480" w:firstLineChars="200"/>
        <w:rPr>
          <w:rFonts w:hint="eastAsia"/>
          <w:sz w:val="24"/>
        </w:rPr>
      </w:pPr>
      <w:r>
        <w:rPr>
          <w:rFonts w:hint="eastAsia"/>
          <w:sz w:val="24"/>
        </w:rPr>
        <w:t>邯郸银行在资本管理与补充方面也进行了一系列探索。该行制定了《资本管理办法》和《中长期资本规划》，明确了资本管理的目标、原则和程序。在内源积累方面，该行注重利润留存对资本的补充作用，未分配利润从2020年的53.08亿元增长至2024年的103.0亿元，所有者权益从2020年的334.5亿元增至2024年的483.4亿元。在外源补充方面，邯郸银行积极拓展资本补充渠道，近年来通过股东增资和资本公积转增等方式增加股本和资本公积，股本从2020年的41.23亿元增至2024年的48.35亿元。该行还探索发行二级资本债券，优化资本结构。截至2024年末，该行应付债券余额为875.2亿元，占总负债的13.7%，为资本补充提供了重要支撑。</w:t>
      </w:r>
    </w:p>
    <w:p w14:paraId="200962C4">
      <w:pPr>
        <w:spacing w:line="300" w:lineRule="auto"/>
        <w:ind w:firstLine="480" w:firstLineChars="200"/>
        <w:rPr>
          <w:rFonts w:hint="eastAsia"/>
          <w:sz w:val="24"/>
        </w:rPr>
      </w:pPr>
    </w:p>
    <w:p w14:paraId="11351F71">
      <w:pPr>
        <w:spacing w:line="300" w:lineRule="auto"/>
        <w:rPr>
          <w:rFonts w:hint="eastAsia"/>
          <w:sz w:val="24"/>
        </w:rPr>
      </w:pPr>
    </w:p>
    <w:p w14:paraId="17D9DA64">
      <w:pPr>
        <w:spacing w:line="300" w:lineRule="auto"/>
        <w:jc w:val="center"/>
        <w:rPr>
          <w:sz w:val="24"/>
        </w:rPr>
      </w:pPr>
      <w:r>
        <w:rPr>
          <w:sz w:val="24"/>
        </w:rPr>
        <w:drawing>
          <wp:inline distT="0" distB="0" distL="114300" distR="114300">
            <wp:extent cx="5173980" cy="3242945"/>
            <wp:effectExtent l="0" t="0" r="7620" b="8255"/>
            <wp:docPr id="6" name="图片 16" descr="3_资本管理与补充机制的探索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3_资本管理与补充机制的探索实践"/>
                    <pic:cNvPicPr>
                      <a:picLocks noChangeAspect="1"/>
                    </pic:cNvPicPr>
                  </pic:nvPicPr>
                  <pic:blipFill>
                    <a:blip r:embed="rId21"/>
                    <a:stretch>
                      <a:fillRect/>
                    </a:stretch>
                  </pic:blipFill>
                  <pic:spPr>
                    <a:xfrm>
                      <a:off x="0" y="0"/>
                      <a:ext cx="5173980" cy="3242945"/>
                    </a:xfrm>
                    <a:prstGeom prst="rect">
                      <a:avLst/>
                    </a:prstGeom>
                    <a:noFill/>
                    <a:ln>
                      <a:noFill/>
                    </a:ln>
                  </pic:spPr>
                </pic:pic>
              </a:graphicData>
            </a:graphic>
          </wp:inline>
        </w:drawing>
      </w:r>
    </w:p>
    <w:p w14:paraId="4A322B1F">
      <w:pPr>
        <w:jc w:val="center"/>
        <w:rPr>
          <w:kern w:val="0"/>
          <w:sz w:val="24"/>
        </w:rPr>
      </w:pPr>
      <w:r>
        <w:rPr>
          <w:rFonts w:hint="eastAsia"/>
          <w:kern w:val="0"/>
          <w:sz w:val="24"/>
        </w:rPr>
        <w:t>图3-4 资本管理和补充机制图</w:t>
      </w:r>
    </w:p>
    <w:p w14:paraId="5F775897">
      <w:pPr>
        <w:spacing w:line="300" w:lineRule="auto"/>
        <w:rPr>
          <w:sz w:val="24"/>
        </w:rPr>
      </w:pPr>
    </w:p>
    <w:p w14:paraId="450B7EE7">
      <w:pPr>
        <w:spacing w:line="300" w:lineRule="auto"/>
        <w:rPr>
          <w:sz w:val="24"/>
        </w:rPr>
      </w:pPr>
    </w:p>
    <w:p w14:paraId="3BFB7C2D">
      <w:pPr>
        <w:spacing w:line="300" w:lineRule="auto"/>
        <w:rPr>
          <w:sz w:val="24"/>
        </w:rPr>
      </w:pPr>
    </w:p>
    <w:p w14:paraId="5AA33E06">
      <w:pPr>
        <w:spacing w:line="300" w:lineRule="auto"/>
        <w:rPr>
          <w:sz w:val="24"/>
        </w:rPr>
        <w:sectPr>
          <w:footnotePr>
            <w:numFmt w:val="decimalEnclosedCircleChinese"/>
          </w:footnotePr>
          <w:pgSz w:w="11906" w:h="16838"/>
          <w:pgMar w:top="1440" w:right="1800" w:bottom="1440" w:left="1800" w:header="720" w:footer="720" w:gutter="0"/>
          <w:cols w:space="720" w:num="1"/>
          <w:docGrid w:linePitch="312" w:charSpace="0"/>
        </w:sectPr>
      </w:pPr>
    </w:p>
    <w:p w14:paraId="5E076B8B">
      <w:pPr>
        <w:widowControl/>
        <w:snapToGrid w:val="0"/>
        <w:spacing w:line="300" w:lineRule="auto"/>
        <w:jc w:val="center"/>
        <w:outlineLvl w:val="0"/>
        <w:rPr>
          <w:rFonts w:hint="eastAsia" w:ascii="黑体" w:hAnsi="宋体" w:eastAsia="黑体"/>
          <w:b/>
          <w:sz w:val="30"/>
          <w:szCs w:val="30"/>
        </w:rPr>
      </w:pPr>
      <w:bookmarkStart w:id="22" w:name="_Toc28031"/>
      <w:r>
        <w:rPr>
          <w:rFonts w:hint="eastAsia" w:ascii="黑体" w:hAnsi="宋体" w:eastAsia="黑体"/>
          <w:b/>
          <w:sz w:val="30"/>
          <w:szCs w:val="30"/>
        </w:rPr>
        <w:t>四、城市商业银行信用风险管理存在的问题</w:t>
      </w:r>
      <w:bookmarkEnd w:id="22"/>
    </w:p>
    <w:p w14:paraId="3AA09634">
      <w:pPr>
        <w:spacing w:line="300" w:lineRule="auto"/>
        <w:ind w:firstLine="480" w:firstLineChars="200"/>
        <w:rPr>
          <w:rFonts w:hint="eastAsia"/>
          <w:sz w:val="24"/>
        </w:rPr>
      </w:pPr>
    </w:p>
    <w:p w14:paraId="7ACE4EF7">
      <w:pPr>
        <w:widowControl/>
        <w:snapToGrid w:val="0"/>
        <w:spacing w:line="300" w:lineRule="auto"/>
        <w:ind w:firstLine="480" w:firstLineChars="200"/>
        <w:outlineLvl w:val="1"/>
        <w:rPr>
          <w:rFonts w:hint="eastAsia" w:ascii="黑体" w:hAnsi="宋体" w:eastAsia="黑体"/>
          <w:sz w:val="24"/>
        </w:rPr>
      </w:pPr>
      <w:bookmarkStart w:id="23" w:name="_Toc1924"/>
      <w:r>
        <w:rPr>
          <w:rFonts w:hint="eastAsia" w:ascii="黑体" w:hAnsi="宋体" w:eastAsia="黑体"/>
          <w:sz w:val="24"/>
        </w:rPr>
        <w:t>（一）区域经济依赖性强</w:t>
      </w:r>
      <w:bookmarkEnd w:id="23"/>
      <w:ins w:id="35" w:author="wuccnu@163.com" w:date="2026-03-04T20:25:00Z">
        <w:r>
          <w:rPr>
            <w:rFonts w:hint="eastAsia" w:ascii="黑体" w:hAnsi="宋体" w:eastAsia="黑体"/>
            <w:sz w:val="24"/>
          </w:rPr>
          <w:t xml:space="preserve"> </w:t>
        </w:r>
      </w:ins>
      <w:ins w:id="36" w:author="wuccnu@163.com" w:date="2026-03-04T20:26:00Z">
        <w:r>
          <w:rPr>
            <w:rFonts w:hint="eastAsia" w:ascii="黑体" w:hAnsi="宋体" w:eastAsia="黑体"/>
            <w:sz w:val="24"/>
          </w:rPr>
          <w:t>跟前面的现状对应上了吗？跟后面的对策建议对应上了吗</w:t>
        </w:r>
      </w:ins>
    </w:p>
    <w:p w14:paraId="1E43E068">
      <w:pPr>
        <w:widowControl/>
        <w:snapToGrid w:val="0"/>
        <w:spacing w:line="300" w:lineRule="auto"/>
        <w:ind w:firstLine="480" w:firstLineChars="200"/>
        <w:outlineLvl w:val="1"/>
        <w:rPr>
          <w:ins w:id="37" w:author="wuccnu@163.com" w:date="2026-03-04T20:26:00Z"/>
          <w:rFonts w:hint="eastAsia" w:ascii="黑体" w:hAnsi="宋体" w:eastAsia="黑体"/>
          <w:sz w:val="24"/>
        </w:rPr>
      </w:pPr>
      <w:bookmarkStart w:id="24" w:name="_Toc12886"/>
      <w:r>
        <w:rPr>
          <w:rFonts w:hint="eastAsia" w:ascii="黑体" w:hAnsi="宋体" w:eastAsia="黑体"/>
          <w:sz w:val="24"/>
        </w:rPr>
        <w:t>1.业务结构单一，风险敞口集中于本地</w:t>
      </w:r>
      <w:bookmarkEnd w:id="24"/>
      <w:ins w:id="38" w:author="wuccnu@163.com" w:date="2026-03-04T20:26:00Z">
        <w:r>
          <w:rPr>
            <w:rFonts w:hint="eastAsia" w:ascii="黑体" w:hAnsi="宋体" w:eastAsia="黑体"/>
            <w:sz w:val="24"/>
          </w:rPr>
          <w:t>跟前面的现状对应上了吗？跟后面的对策建议对应上了吗</w:t>
        </w:r>
      </w:ins>
    </w:p>
    <w:p w14:paraId="4604CA9F">
      <w:pPr>
        <w:spacing w:line="300" w:lineRule="auto"/>
        <w:ind w:firstLine="480" w:firstLineChars="200"/>
        <w:outlineLvl w:val="2"/>
        <w:rPr>
          <w:rFonts w:hint="eastAsia" w:ascii="黑体" w:hAnsi="宋体" w:eastAsia="黑体"/>
          <w:sz w:val="24"/>
        </w:rPr>
      </w:pPr>
    </w:p>
    <w:p w14:paraId="1A5A0ED2">
      <w:pPr>
        <w:spacing w:line="300" w:lineRule="auto"/>
        <w:ind w:firstLine="480" w:firstLineChars="200"/>
        <w:rPr>
          <w:rFonts w:hint="eastAsia"/>
          <w:sz w:val="24"/>
        </w:rPr>
      </w:pPr>
      <w:r>
        <w:rPr>
          <w:rFonts w:hint="eastAsia"/>
          <w:sz w:val="24"/>
        </w:rPr>
        <w:t>邯郸银行的业务高度集中于邯郸市及周边区域，存贷款客户群体与资产配置深度绑定本地经济，呈现典型的“存贷同源”特征。截至2024年末，该行贷款余额达3255亿元，占总资产的47.2%，但贷款增速已从2021年的25.5%逐年放缓至2024年的12.3%，反映出本地优质信贷资源趋于饱和。尽管银行出台了《支持地方经济高质量发展实施意见》等政策，但其信贷投向仍集中于钢铁、制造等传统产业，缺乏跨区域、跨行业的有效分散机制。这种高度集中的业务结构，使得银行的经营业绩与资产质量与邯郸地区经济发展水平紧密挂钩。一旦区域经济遭遇产业结构调整、环保限产或市场需求下滑等外部冲击，将直接削弱企业盈利能力和居民偿债能力，导致信用风险集中暴露。2022-2024年间，该行信用减值损失始终处于41.51亿元、41.45亿元和36.27亿元的高位，虽有所下降，但仍反映出经济转型过程中资产质量承压的现实，凸显了地域集中度风险对银行稳健经营的深层影响。</w:t>
      </w:r>
    </w:p>
    <w:p w14:paraId="4E29FEEC">
      <w:pPr>
        <w:widowControl/>
        <w:snapToGrid w:val="0"/>
        <w:spacing w:line="300" w:lineRule="auto"/>
        <w:ind w:firstLine="480" w:firstLineChars="200"/>
        <w:outlineLvl w:val="1"/>
        <w:rPr>
          <w:ins w:id="39" w:author="wuccnu@163.com" w:date="2026-03-04T20:26:00Z"/>
          <w:rFonts w:hint="eastAsia" w:ascii="黑体" w:hAnsi="宋体" w:eastAsia="黑体"/>
          <w:sz w:val="24"/>
        </w:rPr>
      </w:pPr>
      <w:bookmarkStart w:id="25" w:name="_Toc18926"/>
      <w:r>
        <w:rPr>
          <w:rFonts w:hint="eastAsia" w:ascii="黑体" w:hAnsi="宋体" w:eastAsia="黑体"/>
          <w:sz w:val="24"/>
        </w:rPr>
        <w:t>2.风险分散能力不足，跨周期经营承压</w:t>
      </w:r>
      <w:bookmarkEnd w:id="25"/>
      <w:ins w:id="40" w:author="wuccnu@163.com" w:date="2026-03-04T20:26:00Z">
        <w:r>
          <w:rPr>
            <w:rFonts w:hint="eastAsia" w:ascii="黑体" w:hAnsi="宋体" w:eastAsia="黑体"/>
            <w:sz w:val="24"/>
          </w:rPr>
          <w:t>跟前面的现状对应上了吗？跟后面的对策建议对应上了吗</w:t>
        </w:r>
      </w:ins>
    </w:p>
    <w:p w14:paraId="072BE7C5">
      <w:pPr>
        <w:spacing w:line="300" w:lineRule="auto"/>
        <w:ind w:firstLine="480" w:firstLineChars="200"/>
        <w:outlineLvl w:val="2"/>
        <w:rPr>
          <w:rFonts w:hint="eastAsia" w:ascii="黑体" w:hAnsi="宋体" w:eastAsia="黑体"/>
          <w:sz w:val="24"/>
        </w:rPr>
      </w:pPr>
    </w:p>
    <w:p w14:paraId="7297D32E">
      <w:pPr>
        <w:spacing w:line="300" w:lineRule="auto"/>
        <w:ind w:firstLine="480" w:firstLineChars="200"/>
        <w:rPr>
          <w:rFonts w:hint="eastAsia"/>
          <w:sz w:val="24"/>
        </w:rPr>
      </w:pPr>
      <w:r>
        <w:rPr>
          <w:rFonts w:hint="eastAsia"/>
          <w:sz w:val="24"/>
        </w:rPr>
        <w:t>邯郸银行由于对区域经济高度依赖，风险隔离能力明显不足，难以有效抵御区域性、行业性系统性风险的冲击。该行信贷投向过度集中于钢铁、煤炭、制造等本地传统产业，一旦经济下行，关联企业易陷入连锁违约，引发信用风险集中暴露。尽管贷款规模从2020年的1675亿元增至2024年的3255亿元，但利息净收入仅从20.14亿元增至90.31亿元，增速明显滞后于资产扩张，反映出优质资产获取难度加大、定价能力受限，也隐含着银行为控制风险而趋于谨慎的策略选择。目前，邯郸银行尚未建立有效的跨区域风险对冲机制，缺乏通过银团贷款、资产证券化等方式分散地域风险的实践，导致在宏观经济跨周期调整中缺乏足够的增长点和风险缓冲带。相较于全国性银行，其经营业绩波动性更大，难以在复杂多变的经济环境中实现稳健的跨周期发展，抵御下行风险的能力亟待提升。</w:t>
      </w:r>
    </w:p>
    <w:p w14:paraId="2C80BE31">
      <w:pPr>
        <w:spacing w:line="300" w:lineRule="auto"/>
        <w:ind w:firstLine="480" w:firstLineChars="200"/>
        <w:rPr>
          <w:rFonts w:hint="eastAsia"/>
          <w:sz w:val="24"/>
        </w:rPr>
      </w:pPr>
      <w:r>
        <w:rPr>
          <w:rFonts w:hint="eastAsia"/>
          <w:sz w:val="24"/>
        </w:rPr>
        <w:t xml:space="preserve">                     </w:t>
      </w:r>
    </w:p>
    <w:p w14:paraId="68E5ACFB">
      <w:pPr>
        <w:spacing w:line="300" w:lineRule="auto"/>
        <w:ind w:firstLine="480" w:firstLineChars="200"/>
        <w:rPr>
          <w:rFonts w:hint="eastAsia"/>
          <w:sz w:val="24"/>
        </w:rPr>
      </w:pPr>
    </w:p>
    <w:p w14:paraId="1490216D">
      <w:pPr>
        <w:spacing w:line="300" w:lineRule="auto"/>
        <w:ind w:firstLine="480" w:firstLineChars="200"/>
        <w:rPr>
          <w:rFonts w:hint="eastAsia"/>
          <w:sz w:val="24"/>
        </w:rPr>
      </w:pPr>
    </w:p>
    <w:p w14:paraId="741BC3BE">
      <w:pPr>
        <w:spacing w:line="300" w:lineRule="auto"/>
        <w:ind w:firstLine="480" w:firstLineChars="200"/>
        <w:rPr>
          <w:rFonts w:hint="eastAsia"/>
          <w:sz w:val="24"/>
        </w:rPr>
      </w:pPr>
    </w:p>
    <w:p w14:paraId="06C4459B">
      <w:pPr>
        <w:spacing w:line="300" w:lineRule="auto"/>
        <w:ind w:firstLine="480" w:firstLineChars="200"/>
        <w:rPr>
          <w:rFonts w:hint="eastAsia"/>
          <w:sz w:val="24"/>
        </w:rPr>
      </w:pPr>
    </w:p>
    <w:p w14:paraId="4E1907C3">
      <w:pPr>
        <w:spacing w:line="300" w:lineRule="auto"/>
        <w:ind w:firstLine="480" w:firstLineChars="200"/>
        <w:rPr>
          <w:rFonts w:hint="eastAsia"/>
          <w:sz w:val="24"/>
        </w:rPr>
      </w:pPr>
    </w:p>
    <w:p w14:paraId="1F12C214">
      <w:pPr>
        <w:spacing w:line="300" w:lineRule="auto"/>
        <w:ind w:firstLine="480" w:firstLineChars="200"/>
        <w:rPr>
          <w:rFonts w:hint="eastAsia"/>
          <w:sz w:val="24"/>
        </w:rPr>
      </w:pPr>
    </w:p>
    <w:p w14:paraId="39735A1E">
      <w:pPr>
        <w:spacing w:line="300" w:lineRule="auto"/>
        <w:ind w:firstLine="480" w:firstLineChars="200"/>
        <w:rPr>
          <w:rFonts w:hint="eastAsia"/>
          <w:sz w:val="24"/>
        </w:rPr>
      </w:pPr>
    </w:p>
    <w:p w14:paraId="58C7A661">
      <w:pPr>
        <w:spacing w:line="300" w:lineRule="auto"/>
        <w:ind w:firstLine="480" w:firstLineChars="200"/>
        <w:rPr>
          <w:rFonts w:hint="eastAsia"/>
          <w:sz w:val="24"/>
        </w:rPr>
      </w:pPr>
    </w:p>
    <w:p w14:paraId="126B0A54">
      <w:pPr>
        <w:spacing w:line="300" w:lineRule="auto"/>
        <w:jc w:val="center"/>
        <w:rPr>
          <w:rFonts w:hint="eastAsia"/>
          <w:sz w:val="24"/>
        </w:rPr>
      </w:pPr>
      <w:r>
        <w:rPr>
          <w:rFonts w:hint="eastAsia"/>
          <w:sz w:val="24"/>
        </w:rPr>
        <w:drawing>
          <wp:inline distT="0" distB="0" distL="114300" distR="114300">
            <wp:extent cx="5151755" cy="3228975"/>
            <wp:effectExtent l="0" t="0" r="4445" b="22225"/>
            <wp:docPr id="7" name="图片 17" descr="4_风险管理问题-区域经济依赖性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4_风险管理问题-区域经济依赖性强"/>
                    <pic:cNvPicPr>
                      <a:picLocks noChangeAspect="1"/>
                    </pic:cNvPicPr>
                  </pic:nvPicPr>
                  <pic:blipFill>
                    <a:blip r:embed="rId22"/>
                    <a:stretch>
                      <a:fillRect/>
                    </a:stretch>
                  </pic:blipFill>
                  <pic:spPr>
                    <a:xfrm>
                      <a:off x="0" y="0"/>
                      <a:ext cx="5151755" cy="3228975"/>
                    </a:xfrm>
                    <a:prstGeom prst="rect">
                      <a:avLst/>
                    </a:prstGeom>
                    <a:noFill/>
                    <a:ln>
                      <a:noFill/>
                    </a:ln>
                  </pic:spPr>
                </pic:pic>
              </a:graphicData>
            </a:graphic>
          </wp:inline>
        </w:drawing>
      </w:r>
    </w:p>
    <w:p w14:paraId="0D8F53B0">
      <w:pPr>
        <w:jc w:val="center"/>
        <w:rPr>
          <w:kern w:val="0"/>
          <w:sz w:val="24"/>
        </w:rPr>
      </w:pPr>
      <w:r>
        <w:rPr>
          <w:rFonts w:hint="eastAsia"/>
          <w:kern w:val="0"/>
          <w:sz w:val="24"/>
        </w:rPr>
        <w:t>图4-1 区域经济依赖分析</w:t>
      </w:r>
    </w:p>
    <w:p w14:paraId="04B421BE">
      <w:pPr>
        <w:widowControl/>
        <w:snapToGrid w:val="0"/>
        <w:spacing w:line="300" w:lineRule="auto"/>
        <w:ind w:firstLine="480" w:firstLineChars="200"/>
        <w:outlineLvl w:val="1"/>
        <w:rPr>
          <w:ins w:id="41" w:author="wuccnu@163.com" w:date="2026-03-04T20:26:00Z"/>
          <w:rFonts w:hint="eastAsia" w:ascii="黑体" w:hAnsi="宋体" w:eastAsia="黑体"/>
          <w:sz w:val="24"/>
        </w:rPr>
      </w:pPr>
      <w:bookmarkStart w:id="26" w:name="_Toc29423"/>
      <w:r>
        <w:rPr>
          <w:rFonts w:hint="eastAsia" w:ascii="黑体" w:hAnsi="宋体" w:eastAsia="黑体"/>
          <w:sz w:val="24"/>
        </w:rPr>
        <w:t>（二）房地产与地方政府关联业务风险较大</w:t>
      </w:r>
      <w:bookmarkEnd w:id="26"/>
      <w:ins w:id="42" w:author="wuccnu@163.com" w:date="2026-03-04T20:26:00Z">
        <w:r>
          <w:rPr>
            <w:rFonts w:hint="eastAsia" w:ascii="黑体" w:hAnsi="宋体" w:eastAsia="黑体"/>
            <w:sz w:val="24"/>
          </w:rPr>
          <w:t>跟前面的现状对应上了吗？跟后面的对策建议对应上了吗</w:t>
        </w:r>
      </w:ins>
    </w:p>
    <w:p w14:paraId="591DDDAB">
      <w:pPr>
        <w:widowControl/>
        <w:snapToGrid w:val="0"/>
        <w:spacing w:line="300" w:lineRule="auto"/>
        <w:ind w:firstLine="480" w:firstLineChars="200"/>
        <w:outlineLvl w:val="1"/>
        <w:rPr>
          <w:rFonts w:hint="eastAsia" w:ascii="黑体" w:hAnsi="宋体" w:eastAsia="黑体"/>
          <w:sz w:val="24"/>
        </w:rPr>
      </w:pPr>
    </w:p>
    <w:p w14:paraId="49CF08D3">
      <w:pPr>
        <w:widowControl/>
        <w:snapToGrid w:val="0"/>
        <w:spacing w:line="300" w:lineRule="auto"/>
        <w:ind w:firstLine="480" w:firstLineChars="200"/>
        <w:outlineLvl w:val="1"/>
        <w:rPr>
          <w:ins w:id="43" w:author="wuccnu@163.com" w:date="2026-03-04T20:26:00Z"/>
          <w:rFonts w:hint="eastAsia" w:ascii="黑体" w:hAnsi="宋体" w:eastAsia="黑体"/>
          <w:sz w:val="24"/>
        </w:rPr>
      </w:pPr>
      <w:bookmarkStart w:id="27" w:name="_Toc16580"/>
      <w:r>
        <w:rPr>
          <w:rFonts w:hint="eastAsia" w:ascii="黑体" w:hAnsi="宋体" w:eastAsia="黑体"/>
          <w:sz w:val="24"/>
        </w:rPr>
        <w:t>1.潜在资产集中度高，受政策调控影响显著</w:t>
      </w:r>
      <w:bookmarkEnd w:id="27"/>
      <w:ins w:id="44" w:author="wuccnu@163.com" w:date="2026-03-04T20:26:00Z">
        <w:r>
          <w:rPr>
            <w:rFonts w:hint="eastAsia" w:ascii="黑体" w:hAnsi="宋体" w:eastAsia="黑体"/>
            <w:sz w:val="24"/>
          </w:rPr>
          <w:t>跟前面的现状对应上了吗？跟后面的对策建议对应上了吗</w:t>
        </w:r>
      </w:ins>
    </w:p>
    <w:p w14:paraId="3AC35257">
      <w:pPr>
        <w:spacing w:line="300" w:lineRule="auto"/>
        <w:ind w:firstLine="480" w:firstLineChars="200"/>
        <w:outlineLvl w:val="2"/>
        <w:rPr>
          <w:rFonts w:hint="eastAsia" w:ascii="黑体" w:hAnsi="宋体" w:eastAsia="黑体"/>
          <w:sz w:val="24"/>
        </w:rPr>
      </w:pPr>
    </w:p>
    <w:p w14:paraId="0E55E345">
      <w:pPr>
        <w:spacing w:line="300" w:lineRule="auto"/>
        <w:ind w:firstLine="480" w:firstLineChars="200"/>
        <w:rPr>
          <w:rFonts w:hint="eastAsia"/>
          <w:sz w:val="24"/>
        </w:rPr>
      </w:pPr>
      <w:r>
        <w:rPr>
          <w:rFonts w:hint="eastAsia"/>
          <w:sz w:val="24"/>
        </w:rPr>
        <w:t>尽管邯郸银行未披露房地产及相关领域贷款的具体数据，但其债权投资与其他债权投资合计达2553亿元，占非信贷资产的84.9%。从行业规律和资产结构推断，其中大概率包含较高比例的房地产开发商贷款、个人住房按揭贷及地方政府融资平台相关债券。这类业务通常单笔金额大、期限长，易形成较高的行业与区域集中度。近年来，随着房地产调控政策持续收紧（如“三条红线”、贷款集中度管理）以及地方政府隐性债务监管日趋严格，相关领域的信用风险逐步显性化。邯郸银行上述资产的信用质量高度依赖地方财政健康状况和政策导向，一旦区域信用事件发生或政策进一步收紧，将直接影响资产价值，引发信用损失，对银行资产质量和盈利能力造成直接冲击。</w:t>
      </w:r>
    </w:p>
    <w:p w14:paraId="3A535B50">
      <w:pPr>
        <w:widowControl/>
        <w:snapToGrid w:val="0"/>
        <w:spacing w:line="300" w:lineRule="auto"/>
        <w:ind w:firstLine="480" w:firstLineChars="200"/>
        <w:outlineLvl w:val="1"/>
        <w:rPr>
          <w:ins w:id="45" w:author="wuccnu@163.com" w:date="2026-03-04T20:26:00Z"/>
          <w:rFonts w:hint="eastAsia" w:ascii="黑体" w:hAnsi="宋体" w:eastAsia="黑体"/>
          <w:sz w:val="24"/>
        </w:rPr>
      </w:pPr>
      <w:bookmarkStart w:id="28" w:name="_Toc29743"/>
      <w:r>
        <w:rPr>
          <w:rFonts w:hint="eastAsia" w:ascii="黑体" w:hAnsi="宋体" w:eastAsia="黑体"/>
          <w:sz w:val="24"/>
        </w:rPr>
        <w:t>2.风险传染性强，抵押物价值波动加剧风险</w:t>
      </w:r>
      <w:bookmarkEnd w:id="28"/>
      <w:ins w:id="46" w:author="wuccnu@163.com" w:date="2026-03-04T20:26:00Z">
        <w:r>
          <w:rPr>
            <w:rFonts w:hint="eastAsia" w:ascii="黑体" w:hAnsi="宋体" w:eastAsia="黑体"/>
            <w:sz w:val="24"/>
          </w:rPr>
          <w:t>跟前面的现状对应上了吗？跟后面的对策建议对应上了吗</w:t>
        </w:r>
      </w:ins>
    </w:p>
    <w:p w14:paraId="0571D257">
      <w:pPr>
        <w:spacing w:line="300" w:lineRule="auto"/>
        <w:ind w:firstLine="480" w:firstLineChars="200"/>
        <w:outlineLvl w:val="2"/>
        <w:rPr>
          <w:rFonts w:hint="eastAsia" w:ascii="黑体" w:hAnsi="宋体" w:eastAsia="黑体"/>
          <w:sz w:val="24"/>
        </w:rPr>
      </w:pPr>
    </w:p>
    <w:p w14:paraId="44FA9519">
      <w:pPr>
        <w:spacing w:line="300" w:lineRule="auto"/>
        <w:ind w:firstLine="480" w:firstLineChars="200"/>
        <w:rPr>
          <w:rFonts w:hint="eastAsia"/>
          <w:sz w:val="24"/>
        </w:rPr>
      </w:pPr>
      <w:r>
        <w:rPr>
          <w:rFonts w:hint="eastAsia"/>
          <w:sz w:val="24"/>
        </w:rPr>
        <w:t>房地产及地方政府关联业务的风险具有显著的传染性和系统性特征。房地产市场波动不仅直接影响开发企业的现金流与还贷能力，还会通过产业链迅速传导至上下游企业，放大风险波及面。同时，作为重要风险缓释工具的房地产抵押物，其价值在楼市下行周期中面临较大波动，进一步加剧了银行的风险敞口。从邯郸银行近年财务状况看，信用减值损失持续处于高位，其中部分即源于房地产及相关领域的风险计提。地方政府相关业务则多以政府信用或隐性担保为基础，风险隐匿性强、滞后性明显，实际偿债能力和现金流创造能力易被高估。在经济增速放缓和土地财政低迷的背景下，此类风险正加速显性化。尽管邯郸银行已制定《房地产授信业务管理办法》等制度，但在抵押物价值动态评估、压力测试机制等方面仍显不足，对集中度风险的准确识别与计量能力有待提升，如何防范个别大型项目或区域问题演变为系统性风险，仍是其当前风险防控面临的关键挑战。</w:t>
      </w:r>
    </w:p>
    <w:p w14:paraId="41458CBD">
      <w:pPr>
        <w:widowControl/>
        <w:snapToGrid w:val="0"/>
        <w:spacing w:line="300" w:lineRule="auto"/>
        <w:ind w:firstLine="480" w:firstLineChars="200"/>
        <w:outlineLvl w:val="1"/>
        <w:rPr>
          <w:ins w:id="47" w:author="wuccnu@163.com" w:date="2026-03-04T20:26:00Z"/>
          <w:rFonts w:hint="eastAsia" w:ascii="黑体" w:hAnsi="宋体" w:eastAsia="黑体"/>
          <w:sz w:val="24"/>
        </w:rPr>
      </w:pPr>
      <w:bookmarkStart w:id="29" w:name="_Toc23772"/>
      <w:r>
        <w:rPr>
          <w:rFonts w:hint="eastAsia" w:ascii="黑体" w:hAnsi="宋体" w:eastAsia="黑体"/>
          <w:sz w:val="24"/>
        </w:rPr>
        <w:t>（三）风险管理手段滞后</w:t>
      </w:r>
      <w:bookmarkEnd w:id="29"/>
      <w:ins w:id="48" w:author="wuccnu@163.com" w:date="2026-03-04T20:26:00Z">
        <w:r>
          <w:rPr>
            <w:rFonts w:hint="eastAsia" w:ascii="黑体" w:hAnsi="宋体" w:eastAsia="黑体"/>
            <w:sz w:val="24"/>
          </w:rPr>
          <w:t>跟前面的现状对应上了吗？跟后面的对策建议对应上了吗</w:t>
        </w:r>
      </w:ins>
    </w:p>
    <w:p w14:paraId="4FA7CE1B">
      <w:pPr>
        <w:widowControl/>
        <w:snapToGrid w:val="0"/>
        <w:spacing w:line="300" w:lineRule="auto"/>
        <w:ind w:firstLine="480" w:firstLineChars="200"/>
        <w:outlineLvl w:val="1"/>
        <w:rPr>
          <w:rFonts w:hint="eastAsia" w:ascii="黑体" w:hAnsi="宋体" w:eastAsia="黑体"/>
          <w:sz w:val="24"/>
        </w:rPr>
      </w:pPr>
    </w:p>
    <w:p w14:paraId="14027292">
      <w:pPr>
        <w:widowControl/>
        <w:snapToGrid w:val="0"/>
        <w:spacing w:line="300" w:lineRule="auto"/>
        <w:ind w:firstLine="480" w:firstLineChars="200"/>
        <w:outlineLvl w:val="1"/>
        <w:rPr>
          <w:ins w:id="49" w:author="wuccnu@163.com" w:date="2026-03-04T20:26:00Z"/>
          <w:rFonts w:hint="eastAsia" w:ascii="黑体" w:hAnsi="宋体" w:eastAsia="黑体"/>
          <w:sz w:val="24"/>
        </w:rPr>
      </w:pPr>
      <w:bookmarkStart w:id="30" w:name="_Toc19701"/>
      <w:r>
        <w:rPr>
          <w:rFonts w:hint="eastAsia" w:ascii="黑体" w:hAnsi="宋体" w:eastAsia="黑体"/>
          <w:sz w:val="24"/>
        </w:rPr>
        <w:t>1.风险识别与计量方法传统，前瞻性不足</w:t>
      </w:r>
      <w:bookmarkEnd w:id="30"/>
      <w:ins w:id="50" w:author="wuccnu@163.com" w:date="2026-03-04T20:26:00Z">
        <w:r>
          <w:rPr>
            <w:rFonts w:hint="eastAsia" w:ascii="黑体" w:hAnsi="宋体" w:eastAsia="黑体"/>
            <w:sz w:val="24"/>
          </w:rPr>
          <w:t>跟前面的现状对应上了吗？跟后面的对策建议对应上了吗</w:t>
        </w:r>
      </w:ins>
    </w:p>
    <w:p w14:paraId="020DEDFB">
      <w:pPr>
        <w:spacing w:line="300" w:lineRule="auto"/>
        <w:ind w:firstLine="480" w:firstLineChars="200"/>
        <w:outlineLvl w:val="2"/>
        <w:rPr>
          <w:rFonts w:hint="eastAsia" w:ascii="黑体" w:hAnsi="宋体" w:eastAsia="黑体"/>
          <w:sz w:val="24"/>
        </w:rPr>
      </w:pPr>
    </w:p>
    <w:p w14:paraId="59DC975F">
      <w:pPr>
        <w:spacing w:line="300" w:lineRule="auto"/>
        <w:ind w:firstLine="480" w:firstLineChars="200"/>
        <w:rPr>
          <w:rFonts w:hint="eastAsia"/>
          <w:sz w:val="24"/>
        </w:rPr>
      </w:pPr>
      <w:r>
        <w:rPr>
          <w:rFonts w:hint="eastAsia"/>
          <w:sz w:val="24"/>
        </w:rPr>
        <w:t>房地产及地方政府关联业务的风险具有显著的传染性和系统性。市场波动不仅直接影响开发企业的现金流与还贷能力，还会通过产业链迅速传导至上下游企业，同时造成作为重要风险缓释工具的房地产抵押物价值下降，进一步放大银行的风险敞口。地方政府相关业务多依赖政府信用或隐性担保，风险隐匿性强、滞后性明显，在经济增速放缓和土地财政低迷的背景下，此类风险正加速显性化。面对上述挑战，邯郸银行现有的风险管理手段仍显滞后。尽管已建立信贷管理系统和风险预警指标体系，但在风险识别与计量方面仍以传统财务指标和事后监控为主，缺乏对客户经营行为、资金流水、关联交易等动态数据的深度挖掘，现有模型对中小企业信用风险的刻画能力有限，难以及时捕捉风险苗头。2024年信用减值损失虽占贷款比例较2020年有所下降，但36.27亿元的绝对规模仍处高位，反映出风险识别的前瞻性和精准性亟待提升，如何防控集中度风险、避免局部问题演化为系统性风险，已成为其当前面临的严峻挑战。</w:t>
      </w:r>
    </w:p>
    <w:p w14:paraId="2F8C3F5E">
      <w:pPr>
        <w:widowControl/>
        <w:snapToGrid w:val="0"/>
        <w:spacing w:line="300" w:lineRule="auto"/>
        <w:ind w:firstLine="480" w:firstLineChars="200"/>
        <w:outlineLvl w:val="1"/>
        <w:rPr>
          <w:ins w:id="51" w:author="wuccnu@163.com" w:date="2026-03-04T20:26:00Z"/>
          <w:rFonts w:hint="eastAsia" w:ascii="黑体" w:hAnsi="宋体" w:eastAsia="黑体"/>
          <w:sz w:val="24"/>
        </w:rPr>
      </w:pPr>
      <w:bookmarkStart w:id="31" w:name="_Toc9594"/>
      <w:r>
        <w:rPr>
          <w:rFonts w:hint="eastAsia" w:ascii="黑体" w:hAnsi="宋体" w:eastAsia="黑体"/>
          <w:sz w:val="24"/>
        </w:rPr>
        <w:t>2.风险控制流程与工具亟待升级</w:t>
      </w:r>
      <w:bookmarkEnd w:id="31"/>
      <w:ins w:id="52" w:author="wuccnu@163.com" w:date="2026-03-04T20:26:00Z">
        <w:r>
          <w:rPr>
            <w:rFonts w:hint="eastAsia" w:ascii="黑体" w:hAnsi="宋体" w:eastAsia="黑体"/>
            <w:sz w:val="24"/>
          </w:rPr>
          <w:t>跟前面的现状对应上了吗？跟后面的对策建议对应上了吗</w:t>
        </w:r>
      </w:ins>
    </w:p>
    <w:p w14:paraId="57D2787E">
      <w:pPr>
        <w:spacing w:line="300" w:lineRule="auto"/>
        <w:ind w:firstLine="480" w:firstLineChars="200"/>
        <w:outlineLvl w:val="2"/>
        <w:rPr>
          <w:rFonts w:hint="eastAsia" w:ascii="黑体" w:hAnsi="宋体" w:eastAsia="黑体"/>
          <w:sz w:val="24"/>
        </w:rPr>
      </w:pPr>
    </w:p>
    <w:p w14:paraId="44AA5DF6">
      <w:pPr>
        <w:spacing w:line="300" w:lineRule="auto"/>
        <w:ind w:firstLine="480" w:firstLineChars="200"/>
        <w:rPr>
          <w:rFonts w:hint="eastAsia"/>
          <w:sz w:val="24"/>
        </w:rPr>
      </w:pPr>
      <w:r>
        <w:rPr>
          <w:rFonts w:hint="eastAsia"/>
          <w:sz w:val="24"/>
        </w:rPr>
        <w:t>尽管邯郸银行资产规模在五年内近乎翻倍，但其风险管理体系未能实现同步升级。在具体执行中，尽管出台了《授信业务尽职调查管理办法》《贷后管理实施细则》等文件，但贷前调查仍过度依赖财务报表与抵押担保，对企业未来现金流这一第一还款来源的分析预测能力不足；贷后管理以定期检查和现场走访为主，缺乏实时动态监测工具，难以及时捕捉风险苗头。此外，对于以债权投资为代表的非信贷业务，其风险管理制度尚未达到信贷业务同等严格的准入与监控标准，存在覆盖不全、标准不一等问题。这种全流程控制机制的短板，使得银行在经济下行期面对隐蔽复杂的风险形态时，难以真正做到“早发现、早预警、早处置”，风险管理的主动性与有效性受到制约，系统化、自动化水平亟待提升。</w:t>
      </w:r>
    </w:p>
    <w:p w14:paraId="11B288BC">
      <w:pPr>
        <w:widowControl/>
        <w:snapToGrid w:val="0"/>
        <w:spacing w:line="300" w:lineRule="auto"/>
        <w:ind w:firstLine="480" w:firstLineChars="200"/>
        <w:outlineLvl w:val="1"/>
        <w:rPr>
          <w:ins w:id="53" w:author="wuccnu@163.com" w:date="2026-03-04T20:26:00Z"/>
          <w:rFonts w:hint="eastAsia" w:ascii="黑体" w:hAnsi="宋体" w:eastAsia="黑体"/>
          <w:sz w:val="24"/>
        </w:rPr>
      </w:pPr>
      <w:bookmarkStart w:id="32" w:name="_Toc27627"/>
      <w:r>
        <w:rPr>
          <w:rFonts w:hint="eastAsia" w:ascii="黑体" w:hAnsi="宋体" w:eastAsia="黑体"/>
          <w:sz w:val="24"/>
        </w:rPr>
        <w:t>（四）资本补充渠道狭窄</w:t>
      </w:r>
      <w:bookmarkEnd w:id="32"/>
      <w:ins w:id="54" w:author="wuccnu@163.com" w:date="2026-03-04T20:26:00Z">
        <w:r>
          <w:rPr>
            <w:rFonts w:hint="eastAsia" w:ascii="黑体" w:hAnsi="宋体" w:eastAsia="黑体"/>
            <w:sz w:val="24"/>
          </w:rPr>
          <w:t>跟前面的现状对应上了吗？跟后面的对策建议对应上了吗</w:t>
        </w:r>
      </w:ins>
    </w:p>
    <w:p w14:paraId="445F4D90">
      <w:pPr>
        <w:widowControl/>
        <w:snapToGrid w:val="0"/>
        <w:spacing w:line="300" w:lineRule="auto"/>
        <w:ind w:firstLine="480" w:firstLineChars="200"/>
        <w:outlineLvl w:val="1"/>
        <w:rPr>
          <w:rFonts w:hint="eastAsia" w:ascii="黑体" w:hAnsi="宋体" w:eastAsia="黑体"/>
          <w:sz w:val="24"/>
        </w:rPr>
      </w:pPr>
    </w:p>
    <w:p w14:paraId="45FA423D">
      <w:pPr>
        <w:widowControl/>
        <w:snapToGrid w:val="0"/>
        <w:spacing w:line="300" w:lineRule="auto"/>
        <w:ind w:firstLine="480" w:firstLineChars="200"/>
        <w:outlineLvl w:val="1"/>
        <w:rPr>
          <w:ins w:id="55" w:author="wuccnu@163.com" w:date="2026-03-04T20:26:00Z"/>
          <w:rFonts w:hint="eastAsia" w:ascii="黑体" w:hAnsi="宋体" w:eastAsia="黑体"/>
          <w:sz w:val="24"/>
        </w:rPr>
      </w:pPr>
      <w:bookmarkStart w:id="33" w:name="_Toc2376"/>
      <w:r>
        <w:rPr>
          <w:rFonts w:hint="eastAsia" w:ascii="黑体" w:hAnsi="宋体" w:eastAsia="黑体"/>
          <w:sz w:val="24"/>
        </w:rPr>
        <w:t>1.内源性资本积累相对缓慢，支撑高速扩张承压</w:t>
      </w:r>
      <w:bookmarkEnd w:id="33"/>
      <w:ins w:id="56" w:author="wuccnu@163.com" w:date="2026-03-04T20:26:00Z">
        <w:r>
          <w:rPr>
            <w:rFonts w:hint="eastAsia" w:ascii="黑体" w:hAnsi="宋体" w:eastAsia="黑体"/>
            <w:sz w:val="24"/>
          </w:rPr>
          <w:t>跟前面的现状对应上了吗？跟后面的对策建议对应上了吗</w:t>
        </w:r>
      </w:ins>
    </w:p>
    <w:p w14:paraId="01B0A59C">
      <w:pPr>
        <w:spacing w:line="300" w:lineRule="auto"/>
        <w:ind w:firstLine="480" w:firstLineChars="200"/>
        <w:outlineLvl w:val="2"/>
        <w:rPr>
          <w:rFonts w:hint="eastAsia" w:ascii="黑体" w:hAnsi="宋体" w:eastAsia="黑体"/>
          <w:sz w:val="24"/>
        </w:rPr>
      </w:pPr>
    </w:p>
    <w:p w14:paraId="6DA5AB9C">
      <w:pPr>
        <w:spacing w:line="300" w:lineRule="auto"/>
        <w:ind w:firstLine="480" w:firstLineChars="200"/>
        <w:rPr>
          <w:rFonts w:hint="eastAsia"/>
          <w:sz w:val="24"/>
        </w:rPr>
      </w:pPr>
      <w:r>
        <w:rPr>
          <w:rFonts w:hint="eastAsia"/>
          <w:sz w:val="24"/>
        </w:rPr>
        <w:t>资本是银行抵御风险的最后屏障。邯郸银行的资本主要来源于内源性积累（利润留存）和股东投入。从所有者权益变动看，未分配利润从2020年的53.08亿增长至2024年的103.0亿，内源性补充成效显著。然而，对比资产总额从3602亿到6895亿的快速增长，资本积累的速度仍显相对不足。这导致资本对风险资产的覆盖能力面临压力。尽管报表未直接披露资本充足率，但可以推断，在风险加权资产随贷款和投资业务快速扩张而大幅增加的情况下，维持充足的资本充足率是一项持续挑战。过于依赖利润留存补充资本，受盈利能力周期性波动影响大。当经济下行导致净利润增长放缓甚至下滑时（如2020年净利润25.45亿，2021年30.72亿，增速波动），内源性资本补充能力将随之减弱，可能制约其后续的业务拓展和风险抵御能力。</w:t>
      </w:r>
    </w:p>
    <w:p w14:paraId="561DD641">
      <w:pPr>
        <w:widowControl/>
        <w:snapToGrid w:val="0"/>
        <w:spacing w:line="300" w:lineRule="auto"/>
        <w:ind w:firstLine="480" w:firstLineChars="200"/>
        <w:outlineLvl w:val="1"/>
        <w:rPr>
          <w:ins w:id="57" w:author="wuccnu@163.com" w:date="2026-03-04T20:26:00Z"/>
          <w:rFonts w:hint="eastAsia" w:ascii="黑体" w:hAnsi="宋体" w:eastAsia="黑体"/>
          <w:sz w:val="24"/>
        </w:rPr>
      </w:pPr>
      <w:bookmarkStart w:id="34" w:name="_Toc32020"/>
      <w:r>
        <w:rPr>
          <w:rFonts w:hint="eastAsia" w:ascii="黑体" w:hAnsi="宋体" w:eastAsia="黑体"/>
          <w:sz w:val="24"/>
        </w:rPr>
        <w:t>2.外源性资本补充工具单一，市场化渠道不畅</w:t>
      </w:r>
      <w:bookmarkEnd w:id="34"/>
      <w:ins w:id="58" w:author="wuccnu@163.com" w:date="2026-03-04T20:26:00Z">
        <w:r>
          <w:rPr>
            <w:rFonts w:hint="eastAsia" w:ascii="黑体" w:hAnsi="宋体" w:eastAsia="黑体"/>
            <w:sz w:val="24"/>
          </w:rPr>
          <w:t>跟前面的现状对应上了吗？跟后面的对策建议对应上了吗</w:t>
        </w:r>
      </w:ins>
    </w:p>
    <w:p w14:paraId="5F40E6CE">
      <w:pPr>
        <w:spacing w:line="300" w:lineRule="auto"/>
        <w:ind w:firstLine="480" w:firstLineChars="200"/>
        <w:outlineLvl w:val="2"/>
        <w:rPr>
          <w:rFonts w:hint="eastAsia" w:ascii="黑体" w:hAnsi="宋体" w:eastAsia="黑体"/>
          <w:sz w:val="24"/>
        </w:rPr>
      </w:pPr>
    </w:p>
    <w:p w14:paraId="4611B47D">
      <w:pPr>
        <w:spacing w:line="300" w:lineRule="auto"/>
        <w:ind w:firstLine="480" w:firstLineChars="200"/>
        <w:rPr>
          <w:rFonts w:hint="eastAsia"/>
          <w:sz w:val="24"/>
        </w:rPr>
      </w:pPr>
      <w:r>
        <w:rPr>
          <w:rFonts w:hint="eastAsia"/>
          <w:sz w:val="24"/>
        </w:rPr>
        <w:t>邯郸银行在外源性资本补充方面渠道较为单一，目前主要依赖股东增资和资本公积转增等传统方式。从财务数据来看，该行股本从2020年的41.23亿元增至2024年的48.35亿元，五年间增幅仅为17.3%，补充频率和单次规模均较为有限，难以完全覆盖资产快速扩张带来的资本消耗。同期，该行资产总额从3602亿元增至6895亿元，增幅高达91.4%，资本积累与资产扩张之间的不匹配较为明显。值得注意的是，尽管邯郸银行应付债券余额达到875.2亿元，占总负债的13.7%，但该科目主要服务于一般性融资需求，如同业存单、金融债等，真正用于补充资本的二级资本债、永续债等工具运用明显不足。与已上市的城市商业银行相比，邯郸银行在资本工具选择上缺乏多样性，既无法通过IPO、定增等方式补充核心一级资本，也难以利用永续债优化其他一级资本结构，资本补充的市场化程度较低。</w:t>
      </w:r>
    </w:p>
    <w:p w14:paraId="6F7A35D6">
      <w:pPr>
        <w:spacing w:line="300" w:lineRule="auto"/>
        <w:jc w:val="center"/>
        <w:rPr>
          <w:rFonts w:hint="eastAsia"/>
          <w:sz w:val="24"/>
        </w:rPr>
      </w:pPr>
      <w:r>
        <w:rPr>
          <w:rFonts w:hint="eastAsia"/>
          <w:sz w:val="24"/>
        </w:rPr>
        <w:drawing>
          <wp:inline distT="0" distB="0" distL="114300" distR="114300">
            <wp:extent cx="5044440" cy="3161665"/>
            <wp:effectExtent l="0" t="0" r="10160" b="13335"/>
            <wp:docPr id="8" name="图片 18" descr="5_风险管理问题-资本补充渠道狭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5_风险管理问题-资本补充渠道狭窄"/>
                    <pic:cNvPicPr>
                      <a:picLocks noChangeAspect="1"/>
                    </pic:cNvPicPr>
                  </pic:nvPicPr>
                  <pic:blipFill>
                    <a:blip r:embed="rId23"/>
                    <a:stretch>
                      <a:fillRect/>
                    </a:stretch>
                  </pic:blipFill>
                  <pic:spPr>
                    <a:xfrm>
                      <a:off x="0" y="0"/>
                      <a:ext cx="5044440" cy="3161665"/>
                    </a:xfrm>
                    <a:prstGeom prst="rect">
                      <a:avLst/>
                    </a:prstGeom>
                    <a:noFill/>
                    <a:ln>
                      <a:noFill/>
                    </a:ln>
                  </pic:spPr>
                </pic:pic>
              </a:graphicData>
            </a:graphic>
          </wp:inline>
        </w:drawing>
      </w:r>
    </w:p>
    <w:p w14:paraId="6FED19AC">
      <w:pPr>
        <w:jc w:val="center"/>
        <w:rPr>
          <w:rFonts w:hint="eastAsia"/>
          <w:kern w:val="0"/>
          <w:sz w:val="24"/>
        </w:rPr>
      </w:pPr>
      <w:r>
        <w:rPr>
          <w:rFonts w:hint="eastAsia"/>
          <w:kern w:val="0"/>
          <w:sz w:val="24"/>
        </w:rPr>
        <w:t>图4-2 资本补充渠道分析</w:t>
      </w:r>
    </w:p>
    <w:p w14:paraId="019BAB8A">
      <w:pPr>
        <w:spacing w:line="300" w:lineRule="auto"/>
        <w:ind w:left="2940" w:firstLine="420"/>
        <w:rPr>
          <w:rFonts w:hint="eastAsia"/>
          <w:sz w:val="24"/>
        </w:rPr>
      </w:pPr>
    </w:p>
    <w:p w14:paraId="4DAE466B">
      <w:pPr>
        <w:spacing w:line="300" w:lineRule="auto"/>
        <w:ind w:left="2940" w:firstLine="420"/>
        <w:rPr>
          <w:sz w:val="24"/>
        </w:rPr>
      </w:pPr>
    </w:p>
    <w:p w14:paraId="54705F2B">
      <w:pPr>
        <w:spacing w:line="300" w:lineRule="auto"/>
        <w:rPr>
          <w:rFonts w:hint="eastAsia"/>
          <w:sz w:val="24"/>
        </w:rPr>
        <w:sectPr>
          <w:footnotePr>
            <w:numFmt w:val="decimalEnclosedCircleChinese"/>
          </w:footnotePr>
          <w:pgSz w:w="11906" w:h="16838"/>
          <w:pgMar w:top="1440" w:right="1800" w:bottom="1440" w:left="1800" w:header="720" w:footer="720" w:gutter="0"/>
          <w:cols w:space="720" w:num="1"/>
          <w:docGrid w:linePitch="312" w:charSpace="0"/>
        </w:sectPr>
      </w:pPr>
    </w:p>
    <w:p w14:paraId="12AE2B94">
      <w:pPr>
        <w:widowControl/>
        <w:snapToGrid w:val="0"/>
        <w:spacing w:line="300" w:lineRule="auto"/>
        <w:jc w:val="center"/>
        <w:outlineLvl w:val="0"/>
        <w:rPr>
          <w:rFonts w:hint="eastAsia" w:ascii="黑体" w:hAnsi="宋体" w:eastAsia="黑体"/>
          <w:b/>
          <w:sz w:val="30"/>
          <w:szCs w:val="30"/>
        </w:rPr>
      </w:pPr>
      <w:bookmarkStart w:id="35" w:name="_Toc9268"/>
      <w:r>
        <w:rPr>
          <w:rFonts w:hint="eastAsia" w:ascii="黑体" w:hAnsi="宋体" w:eastAsia="黑体"/>
          <w:b/>
          <w:sz w:val="30"/>
          <w:szCs w:val="30"/>
        </w:rPr>
        <w:t>五、完善城市商业银行信用风险管理的对策建议</w:t>
      </w:r>
      <w:bookmarkEnd w:id="35"/>
    </w:p>
    <w:p w14:paraId="06EC8506">
      <w:pPr>
        <w:spacing w:line="300" w:lineRule="auto"/>
        <w:ind w:firstLine="480" w:firstLineChars="200"/>
        <w:rPr>
          <w:rFonts w:hint="eastAsia"/>
          <w:sz w:val="24"/>
        </w:rPr>
      </w:pPr>
    </w:p>
    <w:p w14:paraId="29F90374">
      <w:pPr>
        <w:widowControl/>
        <w:snapToGrid w:val="0"/>
        <w:spacing w:line="300" w:lineRule="auto"/>
        <w:ind w:firstLine="480" w:firstLineChars="200"/>
        <w:outlineLvl w:val="1"/>
        <w:rPr>
          <w:ins w:id="59" w:author="wuccnu@163.com" w:date="2026-03-04T20:26:00Z"/>
          <w:rFonts w:hint="eastAsia" w:ascii="黑体" w:hAnsi="宋体" w:eastAsia="黑体"/>
          <w:sz w:val="24"/>
        </w:rPr>
      </w:pPr>
      <w:bookmarkStart w:id="36" w:name="_Toc13495"/>
      <w:r>
        <w:rPr>
          <w:rFonts w:hint="eastAsia" w:ascii="黑体" w:hAnsi="宋体" w:eastAsia="黑体"/>
          <w:sz w:val="24"/>
        </w:rPr>
        <w:t>（一）优化区域信贷结构</w:t>
      </w:r>
      <w:bookmarkEnd w:id="36"/>
      <w:ins w:id="60" w:author="wuccnu@163.com" w:date="2026-03-04T20:26:00Z">
        <w:r>
          <w:rPr>
            <w:rFonts w:hint="eastAsia" w:ascii="黑体" w:hAnsi="宋体" w:eastAsia="黑体"/>
            <w:sz w:val="24"/>
          </w:rPr>
          <w:t>跟前面的现状对应上了吗？跟后面的对策建议对应上了吗</w:t>
        </w:r>
      </w:ins>
    </w:p>
    <w:p w14:paraId="49132428">
      <w:pPr>
        <w:widowControl/>
        <w:snapToGrid w:val="0"/>
        <w:spacing w:line="300" w:lineRule="auto"/>
        <w:ind w:firstLine="480" w:firstLineChars="200"/>
        <w:outlineLvl w:val="1"/>
        <w:rPr>
          <w:rFonts w:hint="eastAsia" w:ascii="黑体" w:hAnsi="宋体" w:eastAsia="黑体"/>
          <w:sz w:val="24"/>
        </w:rPr>
      </w:pPr>
    </w:p>
    <w:p w14:paraId="1F6D6689">
      <w:pPr>
        <w:widowControl/>
        <w:snapToGrid w:val="0"/>
        <w:spacing w:line="300" w:lineRule="auto"/>
        <w:ind w:firstLine="480" w:firstLineChars="200"/>
        <w:outlineLvl w:val="1"/>
        <w:rPr>
          <w:ins w:id="61" w:author="wuccnu@163.com" w:date="2026-03-04T20:26:00Z"/>
          <w:rFonts w:hint="eastAsia" w:ascii="黑体" w:hAnsi="宋体" w:eastAsia="黑体"/>
          <w:sz w:val="24"/>
        </w:rPr>
      </w:pPr>
      <w:bookmarkStart w:id="37" w:name="_Toc2360"/>
      <w:r>
        <w:rPr>
          <w:rFonts w:hint="eastAsia" w:ascii="黑体" w:hAnsi="宋体" w:eastAsia="黑体"/>
          <w:sz w:val="24"/>
        </w:rPr>
        <w:t>1.行业客户双维度分散降低集中度风险</w:t>
      </w:r>
      <w:bookmarkEnd w:id="37"/>
      <w:ins w:id="62" w:author="wuccnu@163.com" w:date="2026-03-04T20:26:00Z">
        <w:r>
          <w:rPr>
            <w:rFonts w:hint="eastAsia" w:ascii="黑体" w:hAnsi="宋体" w:eastAsia="黑体"/>
            <w:sz w:val="24"/>
          </w:rPr>
          <w:t>跟前面的现状对应上了吗？跟后面的对策建议对应上了吗</w:t>
        </w:r>
      </w:ins>
    </w:p>
    <w:p w14:paraId="34AEAC70">
      <w:pPr>
        <w:spacing w:line="300" w:lineRule="auto"/>
        <w:ind w:firstLine="480" w:firstLineChars="200"/>
        <w:outlineLvl w:val="2"/>
        <w:rPr>
          <w:rFonts w:hint="eastAsia" w:ascii="黑体" w:hAnsi="宋体" w:eastAsia="黑体"/>
          <w:sz w:val="24"/>
        </w:rPr>
      </w:pPr>
    </w:p>
    <w:p w14:paraId="6E99BEF9">
      <w:pPr>
        <w:spacing w:line="300" w:lineRule="auto"/>
        <w:ind w:firstLine="480" w:firstLineChars="200"/>
        <w:rPr>
          <w:rFonts w:hint="eastAsia"/>
          <w:sz w:val="24"/>
        </w:rPr>
      </w:pPr>
      <w:r>
        <w:rPr>
          <w:rFonts w:hint="eastAsia"/>
          <w:sz w:val="24"/>
        </w:rPr>
        <w:t>邯郸银行要制定出具体的信贷资产组合管理政策，有针对性地减少对单一区域、单一行业的依赖。在行业层面上，分析邯郸地区产业结构情况及未来发展，继续支持优势产业改造升级，开展有发展潜力的战略性新兴产业、现代服务业、绿色产业、普惠小微等行业信贷投放。建立行业信贷限额管理制度，设定行业风险敞口（尤其是周期性强的行业）最大额度，控制高风险行业集中度；在客户层面上，做好客户分层管理，减少对单一或少数大客户的依赖。发展中型、小型、微型企业的客户群，虽然每个客户单个风险不同，但通过大数法则、组合管理分散非系统性风险，可以利用供应链金融模式围绕区域内核心企业为上下游中小企业融资，既绑定优质客户又分散风险在产业链上下游环节。通过“行业+客户”双重分散，获得更加均衡、抗周期能力更强的信贷资产组合。</w:t>
      </w:r>
    </w:p>
    <w:p w14:paraId="25F7FAD1">
      <w:pPr>
        <w:widowControl/>
        <w:snapToGrid w:val="0"/>
        <w:spacing w:line="300" w:lineRule="auto"/>
        <w:ind w:firstLine="480" w:firstLineChars="200"/>
        <w:outlineLvl w:val="1"/>
        <w:rPr>
          <w:ins w:id="63" w:author="wuccnu@163.com" w:date="2026-03-04T20:26:00Z"/>
          <w:rFonts w:hint="eastAsia" w:ascii="黑体" w:hAnsi="宋体" w:eastAsia="黑体"/>
          <w:sz w:val="24"/>
        </w:rPr>
      </w:pPr>
      <w:bookmarkStart w:id="38" w:name="_Toc29319"/>
      <w:r>
        <w:rPr>
          <w:rFonts w:hint="eastAsia" w:ascii="黑体" w:hAnsi="宋体" w:eastAsia="黑体"/>
          <w:sz w:val="24"/>
        </w:rPr>
        <w:t>2.跨区域协同资产流转突破地域限制</w:t>
      </w:r>
      <w:bookmarkEnd w:id="38"/>
      <w:ins w:id="64" w:author="wuccnu@163.com" w:date="2026-03-04T20:26:00Z">
        <w:r>
          <w:rPr>
            <w:rFonts w:hint="eastAsia" w:ascii="黑体" w:hAnsi="宋体" w:eastAsia="黑体"/>
            <w:sz w:val="24"/>
          </w:rPr>
          <w:t>跟前面的现状对应上了吗？跟后面的对策建议对应上了吗</w:t>
        </w:r>
      </w:ins>
    </w:p>
    <w:p w14:paraId="55EE81AD">
      <w:pPr>
        <w:spacing w:line="300" w:lineRule="auto"/>
        <w:ind w:firstLine="480" w:firstLineChars="200"/>
        <w:outlineLvl w:val="2"/>
        <w:rPr>
          <w:rFonts w:hint="eastAsia" w:ascii="黑体" w:hAnsi="宋体" w:eastAsia="黑体"/>
          <w:sz w:val="24"/>
        </w:rPr>
      </w:pPr>
    </w:p>
    <w:p w14:paraId="2789B604">
      <w:pPr>
        <w:spacing w:line="300" w:lineRule="auto"/>
        <w:ind w:firstLine="480" w:firstLineChars="200"/>
        <w:rPr>
          <w:rFonts w:hint="eastAsia"/>
          <w:sz w:val="24"/>
        </w:rPr>
      </w:pPr>
      <w:r>
        <w:rPr>
          <w:rFonts w:hint="eastAsia"/>
          <w:sz w:val="24"/>
        </w:rPr>
        <w:t>邯郸银行在本地市场基础上，可拓宽地域界限，与其他地区城商行、农商行加强同业合作，通过银团贷款、联合授信等方式，参与区域外大型优质项目或国家重点支持领域等，在分享收益的同时分散地域风险。将一部分符合条件的信贷资产（如住房抵押贷款、个人消费贷款、小额企业贷款等）打包成资产支持证券，在银行间市场出售给各类投资者。此举不仅能将资产“出表”或优化风险权重，直接释放资本占用，还能实现风险的转移和分散，将集中于本地的信用风险转化为由更广泛市场投资者共担的市场风险。同时，资产流转也能提高银行资产的流动性，为信贷结构调整提供空间和灵活性。这要求银行提升资产筛选、打包、定价和信息披露能力，符合监管规范，逐步建立起资产“生成-持有-管理-流转”的良性循环机制。</w:t>
      </w:r>
    </w:p>
    <w:p w14:paraId="3FB8816E">
      <w:pPr>
        <w:widowControl/>
        <w:snapToGrid w:val="0"/>
        <w:spacing w:line="300" w:lineRule="auto"/>
        <w:ind w:firstLine="480" w:firstLineChars="200"/>
        <w:outlineLvl w:val="1"/>
        <w:rPr>
          <w:ins w:id="65" w:author="wuccnu@163.com" w:date="2026-03-04T20:26:00Z"/>
          <w:rFonts w:hint="eastAsia" w:ascii="黑体" w:hAnsi="宋体" w:eastAsia="黑体"/>
          <w:sz w:val="24"/>
        </w:rPr>
      </w:pPr>
      <w:bookmarkStart w:id="39" w:name="_Toc22353"/>
      <w:r>
        <w:rPr>
          <w:rFonts w:hint="eastAsia" w:ascii="黑体" w:hAnsi="宋体" w:eastAsia="黑体"/>
          <w:sz w:val="24"/>
        </w:rPr>
        <w:t>（二）严控与房地产关联业务的风险</w:t>
      </w:r>
      <w:bookmarkEnd w:id="39"/>
      <w:ins w:id="66" w:author="wuccnu@163.com" w:date="2026-03-04T20:26:00Z">
        <w:r>
          <w:rPr>
            <w:rFonts w:hint="eastAsia" w:ascii="黑体" w:hAnsi="宋体" w:eastAsia="黑体"/>
            <w:sz w:val="24"/>
          </w:rPr>
          <w:t>跟前面的现状对应上了吗？跟后面的对策建议对应上了吗</w:t>
        </w:r>
      </w:ins>
    </w:p>
    <w:p w14:paraId="498D8C3D">
      <w:pPr>
        <w:widowControl/>
        <w:snapToGrid w:val="0"/>
        <w:spacing w:line="300" w:lineRule="auto"/>
        <w:ind w:firstLine="480" w:firstLineChars="200"/>
        <w:outlineLvl w:val="1"/>
        <w:rPr>
          <w:rFonts w:hint="eastAsia" w:ascii="黑体" w:hAnsi="宋体" w:eastAsia="黑体"/>
          <w:sz w:val="24"/>
        </w:rPr>
      </w:pPr>
    </w:p>
    <w:p w14:paraId="28C25F38">
      <w:pPr>
        <w:widowControl/>
        <w:snapToGrid w:val="0"/>
        <w:spacing w:line="300" w:lineRule="auto"/>
        <w:ind w:firstLine="480" w:firstLineChars="200"/>
        <w:outlineLvl w:val="1"/>
        <w:rPr>
          <w:ins w:id="67" w:author="wuccnu@163.com" w:date="2026-03-04T20:26:00Z"/>
          <w:rFonts w:hint="eastAsia" w:ascii="黑体" w:hAnsi="宋体" w:eastAsia="黑体"/>
          <w:sz w:val="24"/>
        </w:rPr>
      </w:pPr>
      <w:bookmarkStart w:id="40" w:name="_Toc1860"/>
      <w:r>
        <w:rPr>
          <w:rFonts w:hint="eastAsia" w:ascii="黑体" w:hAnsi="宋体" w:eastAsia="黑体"/>
          <w:sz w:val="24"/>
        </w:rPr>
        <w:t>1.建立全口径穿透式房地产风险监测管理体系</w:t>
      </w:r>
      <w:bookmarkEnd w:id="40"/>
      <w:ins w:id="68" w:author="wuccnu@163.com" w:date="2026-03-04T20:26:00Z">
        <w:r>
          <w:rPr>
            <w:rFonts w:hint="eastAsia" w:ascii="黑体" w:hAnsi="宋体" w:eastAsia="黑体"/>
            <w:sz w:val="24"/>
          </w:rPr>
          <w:t>跟前面的现状对应上了吗？跟后面的对策建议对应上了吗</w:t>
        </w:r>
      </w:ins>
    </w:p>
    <w:p w14:paraId="6B03C83F">
      <w:pPr>
        <w:spacing w:line="300" w:lineRule="auto"/>
        <w:ind w:firstLine="480" w:firstLineChars="200"/>
        <w:outlineLvl w:val="2"/>
        <w:rPr>
          <w:rFonts w:hint="eastAsia" w:ascii="黑体" w:hAnsi="宋体" w:eastAsia="黑体"/>
          <w:sz w:val="24"/>
        </w:rPr>
      </w:pPr>
    </w:p>
    <w:p w14:paraId="71297E13">
      <w:pPr>
        <w:spacing w:line="300" w:lineRule="auto"/>
        <w:ind w:firstLine="480" w:firstLineChars="200"/>
        <w:rPr>
          <w:rFonts w:hint="eastAsia"/>
          <w:sz w:val="24"/>
        </w:rPr>
      </w:pPr>
      <w:r>
        <w:rPr>
          <w:rFonts w:hint="eastAsia"/>
          <w:sz w:val="24"/>
        </w:rPr>
        <w:t>邯郸银行必须将对房地产及相关领域的风险管理提升至战略高度，建立覆盖“房企开发贷、个人住房按揭贷、以房产为抵押的经营贷、投资类资产中房地产相关债券”等全口径业务的统一监测框架。严格执行监管关于房地产贷款集中度的要求，并在此基础上设定更审慎的内部限额。对房地产企业客户，实行“白名单”管理，严格准入标准，重点支持财务稳健、布局合理、专注于普通商品住房开发的优质企业。加强贷前调查，穿透核查项目资本金来源是否真实充足、企业表外负债。贷后重点关注销售回款进度和资金封闭管理，确保贷款资金用于指定项目和还款来源可靠。对于个人住房贷款，重点检验借款人真实还款能力，合理确定贷款成数，杜绝“接力贷”、“经营贷入房市”等行为。对于投资业务中涉及的房地产企业债券、资产支持证券等，应建立独立的内部信用评估体系，不能完全依赖外部评级，并定期进行压力测试，评估在房地产市场不同情境下的潜在损失。</w:t>
      </w:r>
    </w:p>
    <w:p w14:paraId="21A31E16">
      <w:pPr>
        <w:widowControl/>
        <w:snapToGrid w:val="0"/>
        <w:spacing w:line="300" w:lineRule="auto"/>
        <w:ind w:firstLine="480" w:firstLineChars="200"/>
        <w:outlineLvl w:val="1"/>
        <w:rPr>
          <w:ins w:id="69" w:author="wuccnu@163.com" w:date="2026-03-04T20:26:00Z"/>
          <w:rFonts w:hint="eastAsia" w:ascii="黑体" w:hAnsi="宋体" w:eastAsia="黑体"/>
          <w:sz w:val="24"/>
        </w:rPr>
      </w:pPr>
      <w:bookmarkStart w:id="41" w:name="_Toc23339"/>
      <w:r>
        <w:rPr>
          <w:rFonts w:hint="eastAsia" w:ascii="黑体" w:hAnsi="宋体" w:eastAsia="黑体"/>
          <w:sz w:val="24"/>
        </w:rPr>
        <w:t>2.强化押品动态管理与风险缓释工具创新</w:t>
      </w:r>
      <w:bookmarkEnd w:id="41"/>
      <w:ins w:id="70" w:author="wuccnu@163.com" w:date="2026-03-04T20:26:00Z">
        <w:r>
          <w:rPr>
            <w:rFonts w:hint="eastAsia" w:ascii="黑体" w:hAnsi="宋体" w:eastAsia="黑体"/>
            <w:sz w:val="24"/>
          </w:rPr>
          <w:t>跟前面的现状对应上了吗？跟后面的对策建议对应上了吗</w:t>
        </w:r>
      </w:ins>
    </w:p>
    <w:p w14:paraId="29EFB4B5">
      <w:pPr>
        <w:spacing w:line="300" w:lineRule="auto"/>
        <w:ind w:firstLine="480" w:firstLineChars="200"/>
        <w:outlineLvl w:val="2"/>
        <w:rPr>
          <w:rFonts w:hint="eastAsia" w:ascii="黑体" w:hAnsi="宋体" w:eastAsia="黑体"/>
          <w:sz w:val="24"/>
        </w:rPr>
      </w:pPr>
    </w:p>
    <w:p w14:paraId="1152C64A">
      <w:pPr>
        <w:spacing w:line="300" w:lineRule="auto"/>
        <w:ind w:firstLine="480" w:firstLineChars="200"/>
        <w:rPr>
          <w:rFonts w:hint="eastAsia"/>
          <w:sz w:val="24"/>
        </w:rPr>
      </w:pPr>
      <w:r>
        <w:rPr>
          <w:rFonts w:hint="eastAsia"/>
          <w:sz w:val="24"/>
        </w:rPr>
        <w:t>由于房地产抵押物在风险缓释中的重要性和价值波动性，银行应重视押品的管理。建立全行押品信息管理系统，尤其在市场异常波动的情况下，定期对抵押房产价值进行评估，及时调整抵押率、风险敞口，鼓励第三方机构对押品进行定期评估。价值严重下滑、抵押率超过警戒线的要求借款人给予追加担保或提前偿还贷款，同时不能过分依赖抵押担保，始终保持以第一还款来源为主的原则。积极探索和创新风险缓释工具，比如对于大项目或者重点客户，在满足监管要求的前提下，可采用CDS等衍生工具的部分风险对冲（要对衍生品自身风险有所考量)；加强与保险公司的合作，探索开展贷款保证保险业务，将部分风险转移至保险市场，通过“加强押品管理”与“创新风险转移”的方式，构建多层次立体化房地产关联业务风险防御体系。</w:t>
      </w:r>
    </w:p>
    <w:p w14:paraId="329F57DE">
      <w:pPr>
        <w:widowControl/>
        <w:snapToGrid w:val="0"/>
        <w:spacing w:line="300" w:lineRule="auto"/>
        <w:ind w:firstLine="480" w:firstLineChars="200"/>
        <w:outlineLvl w:val="1"/>
        <w:rPr>
          <w:ins w:id="71" w:author="wuccnu@163.com" w:date="2026-03-04T20:26:00Z"/>
          <w:rFonts w:hint="eastAsia" w:ascii="黑体" w:hAnsi="宋体" w:eastAsia="黑体"/>
          <w:sz w:val="24"/>
        </w:rPr>
      </w:pPr>
      <w:bookmarkStart w:id="42" w:name="_Toc30757"/>
      <w:r>
        <w:rPr>
          <w:rFonts w:hint="eastAsia" w:ascii="黑体" w:hAnsi="宋体" w:eastAsia="黑体"/>
          <w:sz w:val="24"/>
        </w:rPr>
        <w:t>（三）构建智慧风控体系</w:t>
      </w:r>
      <w:bookmarkEnd w:id="42"/>
      <w:ins w:id="72" w:author="wuccnu@163.com" w:date="2026-03-04T20:26:00Z">
        <w:r>
          <w:rPr>
            <w:rFonts w:hint="eastAsia" w:ascii="黑体" w:hAnsi="宋体" w:eastAsia="黑体"/>
            <w:sz w:val="24"/>
          </w:rPr>
          <w:t>跟前面的现状对应上了吗？跟后面的对策建议对应上了吗</w:t>
        </w:r>
      </w:ins>
    </w:p>
    <w:p w14:paraId="613437C0">
      <w:pPr>
        <w:widowControl/>
        <w:snapToGrid w:val="0"/>
        <w:spacing w:line="300" w:lineRule="auto"/>
        <w:ind w:firstLine="480" w:firstLineChars="200"/>
        <w:outlineLvl w:val="1"/>
        <w:rPr>
          <w:rFonts w:hint="eastAsia" w:ascii="黑体" w:hAnsi="宋体" w:eastAsia="黑体"/>
          <w:sz w:val="24"/>
        </w:rPr>
      </w:pPr>
    </w:p>
    <w:p w14:paraId="2B5E3014">
      <w:pPr>
        <w:widowControl/>
        <w:snapToGrid w:val="0"/>
        <w:spacing w:line="300" w:lineRule="auto"/>
        <w:ind w:firstLine="480" w:firstLineChars="200"/>
        <w:outlineLvl w:val="1"/>
        <w:rPr>
          <w:ins w:id="73" w:author="wuccnu@163.com" w:date="2026-03-04T20:26:00Z"/>
          <w:rFonts w:hint="eastAsia" w:ascii="黑体" w:hAnsi="宋体" w:eastAsia="黑体"/>
          <w:sz w:val="24"/>
        </w:rPr>
      </w:pPr>
      <w:bookmarkStart w:id="43" w:name="_Toc19288"/>
      <w:r>
        <w:rPr>
          <w:rFonts w:hint="eastAsia" w:ascii="黑体" w:hAnsi="宋体" w:eastAsia="黑体"/>
          <w:sz w:val="24"/>
        </w:rPr>
        <w:t>1.深化数据治理科技赋能实现风险精准画像</w:t>
      </w:r>
      <w:bookmarkEnd w:id="43"/>
      <w:ins w:id="74" w:author="wuccnu@163.com" w:date="2026-03-04T20:26:00Z">
        <w:r>
          <w:rPr>
            <w:rFonts w:hint="eastAsia" w:ascii="黑体" w:hAnsi="宋体" w:eastAsia="黑体"/>
            <w:sz w:val="24"/>
          </w:rPr>
          <w:t>跟前面的现状对应上了吗？跟后面的对策建议对应上了吗</w:t>
        </w:r>
      </w:ins>
    </w:p>
    <w:p w14:paraId="53DCB7FB">
      <w:pPr>
        <w:spacing w:line="300" w:lineRule="auto"/>
        <w:ind w:firstLine="480" w:firstLineChars="200"/>
        <w:outlineLvl w:val="2"/>
        <w:rPr>
          <w:rFonts w:hint="eastAsia" w:ascii="黑体" w:hAnsi="宋体" w:eastAsia="黑体"/>
          <w:sz w:val="24"/>
        </w:rPr>
      </w:pPr>
    </w:p>
    <w:p w14:paraId="4BF0CEFC">
      <w:pPr>
        <w:spacing w:line="300" w:lineRule="auto"/>
        <w:ind w:firstLine="480" w:firstLineChars="200"/>
        <w:rPr>
          <w:rFonts w:hint="eastAsia"/>
          <w:sz w:val="24"/>
        </w:rPr>
      </w:pPr>
      <w:r>
        <w:rPr>
          <w:rFonts w:hint="eastAsia"/>
          <w:sz w:val="24"/>
        </w:rPr>
        <w:t>邯郸银行应将金融科技融入到风险管理全过程，打造“数据驱动、智能预测、实时防控”的智慧风控体系。首先，深化数据治理，对行内的信贷、交易、客户信息等结构化数据进行整合，同时加入税务、海关、司法、征信、电力、供应链等外部合法合规数据，建立企业、个人、行业的全景式风险数据库，利用大数据技术挖掘关联，打破信息孤岛。然后，利用机器学习、人工智能的算法构建更为精准的客户信用评分模型、反欺诈模型、早期风险预警模型和行业风险监测模型，可动态反映客户经营行为、资金流水、关联关系的异常变化，从“事后反应”到“事前预测”和“事中干预”。例如，对公账户流水更加真实；通过知识图谱可清晰的勾勒出企业担保圈、关联交易网络，提前识别被传染的可能性。</w:t>
      </w:r>
    </w:p>
    <w:p w14:paraId="1CCEA2C8">
      <w:pPr>
        <w:widowControl/>
        <w:snapToGrid w:val="0"/>
        <w:spacing w:line="300" w:lineRule="auto"/>
        <w:ind w:firstLine="480" w:firstLineChars="200"/>
        <w:outlineLvl w:val="1"/>
        <w:rPr>
          <w:ins w:id="75" w:author="wuccnu@163.com" w:date="2026-03-04T20:26:00Z"/>
          <w:rFonts w:hint="eastAsia" w:ascii="黑体" w:hAnsi="宋体" w:eastAsia="黑体"/>
          <w:sz w:val="24"/>
        </w:rPr>
      </w:pPr>
      <w:bookmarkStart w:id="44" w:name="_Toc14026"/>
      <w:r>
        <w:rPr>
          <w:rFonts w:hint="eastAsia" w:ascii="黑体" w:hAnsi="宋体" w:eastAsia="黑体"/>
          <w:sz w:val="24"/>
        </w:rPr>
        <w:t>2.推动风控流程再造平台化运营提升管控效率</w:t>
      </w:r>
      <w:bookmarkEnd w:id="44"/>
      <w:ins w:id="76" w:author="wuccnu@163.com" w:date="2026-03-04T20:26:00Z">
        <w:r>
          <w:rPr>
            <w:rFonts w:hint="eastAsia" w:ascii="黑体" w:hAnsi="宋体" w:eastAsia="黑体"/>
            <w:sz w:val="24"/>
          </w:rPr>
          <w:t>跟前面的现状对应上了吗？跟后面的对策建议对应上了吗</w:t>
        </w:r>
      </w:ins>
    </w:p>
    <w:p w14:paraId="61B9E9E7">
      <w:pPr>
        <w:spacing w:line="300" w:lineRule="auto"/>
        <w:ind w:firstLine="480" w:firstLineChars="200"/>
        <w:outlineLvl w:val="2"/>
        <w:rPr>
          <w:rFonts w:hint="eastAsia" w:ascii="黑体" w:hAnsi="宋体" w:eastAsia="黑体"/>
          <w:sz w:val="24"/>
        </w:rPr>
      </w:pPr>
    </w:p>
    <w:p w14:paraId="0BD3FDBF">
      <w:pPr>
        <w:spacing w:line="300" w:lineRule="auto"/>
        <w:ind w:firstLine="480" w:firstLineChars="200"/>
        <w:rPr>
          <w:rFonts w:hint="eastAsia"/>
          <w:sz w:val="24"/>
        </w:rPr>
        <w:sectPr>
          <w:footnotePr>
            <w:numFmt w:val="decimalEnclosedCircleChinese"/>
          </w:footnotePr>
          <w:pgSz w:w="11906" w:h="16838"/>
          <w:pgMar w:top="1440" w:right="1800" w:bottom="1440" w:left="1800" w:header="720" w:footer="720" w:gutter="0"/>
          <w:cols w:space="720" w:num="1"/>
          <w:docGrid w:linePitch="312" w:charSpace="0"/>
        </w:sectPr>
      </w:pPr>
      <w:r>
        <w:rPr>
          <w:rFonts w:hint="eastAsia"/>
          <w:sz w:val="24"/>
        </w:rPr>
        <w:t>在技术赋能的基础上，对传统风控流程进行数字化再造。打造集“客户准入、统一授信、贷中审批、贷后监控、风险处置”于一体的智能风控平台。在贷前环节，实现线上化尽调与自动化初筛，提高效率并减少人为偏差。在授信审批环节，</w:t>
      </w:r>
    </w:p>
    <w:p w14:paraId="676A5148">
      <w:pPr>
        <w:spacing w:line="300" w:lineRule="auto"/>
        <w:ind w:firstLine="480" w:firstLineChars="200"/>
        <w:rPr>
          <w:rFonts w:hint="eastAsia"/>
          <w:sz w:val="24"/>
        </w:rPr>
      </w:pPr>
      <w:r>
        <w:rPr>
          <w:rFonts w:hint="eastAsia"/>
          <w:sz w:val="24"/>
        </w:rPr>
        <w:t>发展人机结合的审批模式，高频、标准化的小额业务，由模型自动审批，复杂业务由审批人决策，提供风险视图和预警提示；贷后建立7x24小时风险监测仪表盘，对预警信号进行推送、任务分配和跟踪闭环；构建覆盖全行、贯穿总分支行的风险监测报告体系，将风险信息及时传递至各层级管理者。智慧风控体系应具备强扩展和迭代能力，根据业务变化和风险形态变化及时更新模型与规则。实现流程平台化、自动化、智能化，不仅提高风险管理效率和覆盖率，减少风险操作，更要让风险管理成为业务健康发展的赋能者，而不是成本的中心或制动器。</w:t>
      </w:r>
    </w:p>
    <w:p w14:paraId="48285161">
      <w:pPr>
        <w:widowControl/>
        <w:snapToGrid w:val="0"/>
        <w:spacing w:line="300" w:lineRule="auto"/>
        <w:ind w:firstLine="480" w:firstLineChars="200"/>
        <w:outlineLvl w:val="1"/>
        <w:rPr>
          <w:ins w:id="77" w:author="wuccnu@163.com" w:date="2026-03-04T20:26:00Z"/>
          <w:rFonts w:hint="eastAsia" w:ascii="黑体" w:hAnsi="宋体" w:eastAsia="黑体"/>
          <w:sz w:val="24"/>
        </w:rPr>
      </w:pPr>
      <w:bookmarkStart w:id="45" w:name="_Toc23302"/>
      <w:r>
        <w:rPr>
          <w:rFonts w:hint="eastAsia" w:ascii="黑体" w:hAnsi="宋体" w:eastAsia="黑体"/>
          <w:sz w:val="24"/>
        </w:rPr>
        <w:t>（四）拓宽资本补充渠道</w:t>
      </w:r>
      <w:bookmarkEnd w:id="45"/>
      <w:ins w:id="78" w:author="wuccnu@163.com" w:date="2026-03-04T20:26:00Z">
        <w:r>
          <w:rPr>
            <w:rFonts w:hint="eastAsia" w:ascii="黑体" w:hAnsi="宋体" w:eastAsia="黑体"/>
            <w:sz w:val="24"/>
          </w:rPr>
          <w:t>跟前面的现状对应上了吗？跟后面的对策建议对应上了吗</w:t>
        </w:r>
      </w:ins>
    </w:p>
    <w:p w14:paraId="37C44342">
      <w:pPr>
        <w:widowControl/>
        <w:snapToGrid w:val="0"/>
        <w:spacing w:line="300" w:lineRule="auto"/>
        <w:ind w:firstLine="480" w:firstLineChars="200"/>
        <w:outlineLvl w:val="1"/>
        <w:rPr>
          <w:rFonts w:hint="eastAsia" w:ascii="黑体" w:hAnsi="宋体" w:eastAsia="黑体"/>
          <w:sz w:val="24"/>
        </w:rPr>
      </w:pPr>
    </w:p>
    <w:p w14:paraId="11A8A919">
      <w:pPr>
        <w:widowControl/>
        <w:snapToGrid w:val="0"/>
        <w:spacing w:line="300" w:lineRule="auto"/>
        <w:ind w:firstLine="480" w:firstLineChars="200"/>
        <w:outlineLvl w:val="1"/>
        <w:rPr>
          <w:ins w:id="79" w:author="wuccnu@163.com" w:date="2026-03-04T20:26:00Z"/>
          <w:rFonts w:hint="eastAsia" w:ascii="黑体" w:hAnsi="宋体" w:eastAsia="黑体"/>
          <w:sz w:val="24"/>
        </w:rPr>
      </w:pPr>
      <w:bookmarkStart w:id="46" w:name="_Toc14728"/>
      <w:r>
        <w:rPr>
          <w:rFonts w:hint="eastAsia" w:ascii="黑体" w:hAnsi="宋体" w:eastAsia="黑体"/>
          <w:sz w:val="24"/>
        </w:rPr>
        <w:t>1.强化资本规划管理提升内生补充效能</w:t>
      </w:r>
      <w:bookmarkEnd w:id="46"/>
      <w:ins w:id="80" w:author="wuccnu@163.com" w:date="2026-03-04T20:26:00Z">
        <w:r>
          <w:rPr>
            <w:rFonts w:hint="eastAsia" w:ascii="黑体" w:hAnsi="宋体" w:eastAsia="黑体"/>
            <w:sz w:val="24"/>
          </w:rPr>
          <w:t>跟前面的现状对应上了吗？跟后面的对策建议对应上了吗</w:t>
        </w:r>
      </w:ins>
    </w:p>
    <w:p w14:paraId="3971009A">
      <w:pPr>
        <w:spacing w:line="300" w:lineRule="auto"/>
        <w:ind w:firstLine="480" w:firstLineChars="200"/>
        <w:outlineLvl w:val="2"/>
        <w:rPr>
          <w:rFonts w:hint="eastAsia" w:ascii="黑体" w:hAnsi="宋体" w:eastAsia="黑体"/>
          <w:sz w:val="24"/>
        </w:rPr>
      </w:pPr>
    </w:p>
    <w:p w14:paraId="7EA6F0BE">
      <w:pPr>
        <w:spacing w:line="300" w:lineRule="auto"/>
        <w:ind w:firstLine="480" w:firstLineChars="200"/>
        <w:rPr>
          <w:rFonts w:hint="eastAsia"/>
          <w:sz w:val="24"/>
        </w:rPr>
      </w:pPr>
      <w:r>
        <w:rPr>
          <w:rFonts w:hint="eastAsia"/>
          <w:sz w:val="24"/>
        </w:rPr>
        <w:t>邯郸银行应制定与战略发展相匹配的中长期资本规划，将资本约束前置嵌入业务发展规划和年度预算之中。首先，要更加注重资本回报率（RORAC）和经济增加值（EVA）等指标在绩效考核中的引导作用，推动业务部门从追求规模扩张转向追求价值创造和资本效率提升，从源头上优化风险加权资产结构，节约资本消耗。大力发展资本消耗低的中间业务，如结算、托管、投行咨询、财富管理等，优化收入结构。其次，在利润分配上，平衡好股东当期回报与银行长远发展的关系，在满足监管要求、维持适度分红比例的前提下，尽可能将利润留存用于补充核心一级资本，夯实资本基础的内生性来源。通过提升资产质量、降低信用成本来稳定和增强盈利能力，是保障内源性资本持续补充的根本。</w:t>
      </w:r>
    </w:p>
    <w:p w14:paraId="27E78E4C">
      <w:pPr>
        <w:widowControl/>
        <w:snapToGrid w:val="0"/>
        <w:spacing w:line="300" w:lineRule="auto"/>
        <w:ind w:firstLine="480" w:firstLineChars="200"/>
        <w:outlineLvl w:val="1"/>
        <w:rPr>
          <w:ins w:id="81" w:author="wuccnu@163.com" w:date="2026-03-04T20:26:00Z"/>
          <w:rFonts w:hint="eastAsia" w:ascii="黑体" w:hAnsi="宋体" w:eastAsia="黑体"/>
          <w:sz w:val="24"/>
        </w:rPr>
      </w:pPr>
      <w:bookmarkStart w:id="47" w:name="_Toc32654"/>
      <w:r>
        <w:rPr>
          <w:rFonts w:hint="eastAsia" w:ascii="黑体" w:hAnsi="宋体" w:eastAsia="黑体"/>
          <w:sz w:val="24"/>
        </w:rPr>
        <w:t>2.创新多样资本工具畅通外源补充路径</w:t>
      </w:r>
      <w:bookmarkEnd w:id="47"/>
      <w:ins w:id="82" w:author="wuccnu@163.com" w:date="2026-03-04T20:26:00Z">
        <w:r>
          <w:rPr>
            <w:rFonts w:hint="eastAsia" w:ascii="黑体" w:hAnsi="宋体" w:eastAsia="黑体"/>
            <w:sz w:val="24"/>
          </w:rPr>
          <w:t>跟前面的现状对应上了吗？跟后面的对策建议对应上了吗</w:t>
        </w:r>
      </w:ins>
    </w:p>
    <w:p w14:paraId="089240DB">
      <w:pPr>
        <w:spacing w:line="300" w:lineRule="auto"/>
        <w:ind w:firstLine="480" w:firstLineChars="200"/>
        <w:outlineLvl w:val="2"/>
        <w:rPr>
          <w:rFonts w:hint="eastAsia" w:ascii="黑体" w:hAnsi="宋体" w:eastAsia="黑体"/>
          <w:sz w:val="24"/>
        </w:rPr>
      </w:pPr>
    </w:p>
    <w:p w14:paraId="072C6E97">
      <w:pPr>
        <w:spacing w:line="300" w:lineRule="auto"/>
        <w:ind w:firstLine="480" w:firstLineChars="200"/>
        <w:rPr>
          <w:rFonts w:hint="eastAsia"/>
          <w:sz w:val="24"/>
        </w:rPr>
      </w:pPr>
      <w:r>
        <w:rPr>
          <w:rFonts w:hint="eastAsia"/>
          <w:sz w:val="24"/>
        </w:rPr>
        <w:t>在内源的基础上，邯郸银行应主动研究、规划和尝试各种外源性的补充工具。核心一级资本，有条件的可发行上市（IPO）或引入战略投资者。对其他一级资本，应重点发行符合监管要求的永续债，永续债有期限短、利息可以税前抵扣、权益一定条件可计入等优点，是一级资本补充的工具。对于二级资本，可继续使用二级资本债，银行应加强和主承销商、投资者和监管机构的沟通协调，做好发行条款设计，选择合适的市场时机，降低发行成本，成功发行。同时，要关注监管政策动向，未来可能推出的新型补充资本工具，通过“内源积累为主，外源补充为辅，多种工具并用”的资本补充长效机制，打破资本约束，为资产质量稳健提高、业务可持续发展、风险防控等提供充足的资本保障。</w:t>
      </w:r>
    </w:p>
    <w:p w14:paraId="748D3FEB">
      <w:pPr>
        <w:spacing w:line="300" w:lineRule="auto"/>
        <w:ind w:firstLine="480" w:firstLineChars="200"/>
        <w:rPr>
          <w:rFonts w:hint="eastAsia"/>
          <w:sz w:val="24"/>
        </w:rPr>
      </w:pPr>
    </w:p>
    <w:p w14:paraId="1C251672">
      <w:pPr>
        <w:spacing w:line="300" w:lineRule="auto"/>
        <w:ind w:firstLine="480" w:firstLineChars="200"/>
        <w:rPr>
          <w:rFonts w:hint="eastAsia"/>
          <w:sz w:val="24"/>
        </w:rPr>
        <w:sectPr>
          <w:footerReference r:id="rId11" w:type="default"/>
          <w:footnotePr>
            <w:numFmt w:val="decimalEnclosedCircleChinese"/>
          </w:footnotePr>
          <w:pgSz w:w="11906" w:h="16838"/>
          <w:pgMar w:top="1440" w:right="1800" w:bottom="1440" w:left="1800" w:header="720" w:footer="720" w:gutter="0"/>
          <w:cols w:space="720" w:num="1"/>
          <w:docGrid w:linePitch="312" w:charSpace="0"/>
        </w:sectPr>
      </w:pPr>
    </w:p>
    <w:p w14:paraId="4386FF85">
      <w:pPr>
        <w:widowControl/>
        <w:snapToGrid w:val="0"/>
        <w:spacing w:line="300" w:lineRule="auto"/>
        <w:jc w:val="center"/>
        <w:outlineLvl w:val="0"/>
        <w:rPr>
          <w:rFonts w:hint="eastAsia" w:ascii="黑体" w:hAnsi="宋体" w:eastAsia="黑体"/>
          <w:b/>
          <w:sz w:val="30"/>
          <w:szCs w:val="30"/>
        </w:rPr>
      </w:pPr>
      <w:bookmarkStart w:id="48" w:name="_Toc32589"/>
      <w:r>
        <w:rPr>
          <w:rFonts w:hint="eastAsia" w:ascii="黑体" w:hAnsi="宋体" w:eastAsia="黑体"/>
          <w:b/>
          <w:sz w:val="30"/>
          <w:szCs w:val="30"/>
        </w:rPr>
        <w:t>结论</w:t>
      </w:r>
      <w:bookmarkEnd w:id="48"/>
    </w:p>
    <w:p w14:paraId="16FD4BAB">
      <w:pPr>
        <w:spacing w:line="300" w:lineRule="auto"/>
        <w:ind w:firstLine="480" w:firstLineChars="200"/>
        <w:rPr>
          <w:rFonts w:hint="eastAsia"/>
          <w:sz w:val="24"/>
        </w:rPr>
      </w:pPr>
      <w:r>
        <w:rPr>
          <w:rFonts w:hint="eastAsia"/>
          <w:sz w:val="24"/>
        </w:rPr>
        <w:t>邯郸银行虽然近五年实现了资产规模快速扩张，但伴随着业务增长，邯郸银行面临着区域依赖性较强、房地产相关业务风险集中、管理手段相对传统、资本补充受限等问题。财报数据表明，邯郸银行面临着风险与增长并存的发展趋势。当下，邯郸银行需要将风险防控摆在更加突出的位置，通过优化信贷结构分散风险，控制重点领域守住底线，建立智慧风控提高效能、拓宽资本渠道夯实基础，坚持审慎经营、科技驱动、持续创新，主动适应经济金融环境变化，将风险转化为转型发展的动力，在有效管控信用风险的基础上，实现更高质量、更可持续、更安全发展，服务地方经济和社会民生。</w:t>
      </w:r>
    </w:p>
    <w:p w14:paraId="63FA8E80">
      <w:pPr>
        <w:spacing w:line="300" w:lineRule="auto"/>
        <w:ind w:firstLine="480" w:firstLineChars="200"/>
        <w:rPr>
          <w:rFonts w:hint="eastAsia"/>
          <w:sz w:val="24"/>
        </w:rPr>
      </w:pPr>
    </w:p>
    <w:p w14:paraId="72BFD9FD">
      <w:pPr>
        <w:widowControl/>
        <w:snapToGrid w:val="0"/>
        <w:spacing w:before="120" w:after="120" w:line="480" w:lineRule="atLeast"/>
        <w:jc w:val="center"/>
        <w:rPr>
          <w:rFonts w:hint="eastAsia" w:ascii="黑体" w:eastAsia="黑体"/>
          <w:sz w:val="30"/>
          <w:szCs w:val="30"/>
        </w:rPr>
        <w:sectPr>
          <w:headerReference r:id="rId14" w:type="first"/>
          <w:headerReference r:id="rId12" w:type="default"/>
          <w:headerReference r:id="rId13" w:type="even"/>
          <w:pgSz w:w="11906" w:h="16838"/>
          <w:pgMar w:top="1440" w:right="1800" w:bottom="1440" w:left="1800" w:header="720" w:footer="720" w:gutter="0"/>
          <w:cols w:space="720" w:num="1"/>
          <w:docGrid w:linePitch="312" w:charSpace="0"/>
        </w:sectPr>
      </w:pPr>
    </w:p>
    <w:p w14:paraId="5D85D9D3">
      <w:pPr>
        <w:widowControl/>
        <w:snapToGrid w:val="0"/>
        <w:spacing w:before="120" w:after="120" w:line="480" w:lineRule="atLeast"/>
        <w:jc w:val="center"/>
        <w:outlineLvl w:val="0"/>
        <w:rPr>
          <w:rFonts w:hint="eastAsia" w:ascii="黑体" w:eastAsia="黑体"/>
          <w:sz w:val="30"/>
          <w:szCs w:val="30"/>
        </w:rPr>
      </w:pPr>
      <w:bookmarkStart w:id="49" w:name="_Toc26449"/>
      <w:r>
        <w:rPr>
          <w:rFonts w:hint="eastAsia" w:ascii="黑体" w:eastAsia="黑体"/>
          <w:sz w:val="30"/>
          <w:szCs w:val="30"/>
        </w:rPr>
        <w:t>参考文献</w:t>
      </w:r>
      <w:bookmarkEnd w:id="49"/>
    </w:p>
    <w:p w14:paraId="6C46C91A">
      <w:pPr>
        <w:widowControl/>
        <w:snapToGrid w:val="0"/>
        <w:spacing w:before="120" w:after="120" w:line="480" w:lineRule="atLeast"/>
        <w:jc w:val="center"/>
        <w:rPr>
          <w:rFonts w:hint="eastAsia" w:ascii="黑体" w:eastAsia="黑体"/>
          <w:b/>
          <w:sz w:val="32"/>
          <w:szCs w:val="32"/>
        </w:rPr>
      </w:pPr>
    </w:p>
    <w:p w14:paraId="189D5730">
      <w:pPr>
        <w:adjustRightInd w:val="0"/>
        <w:snapToGrid w:val="0"/>
        <w:spacing w:before="48" w:beforeLines="20" w:line="360" w:lineRule="exact"/>
        <w:ind w:right="-10" w:rightChars="-5"/>
        <w:rPr>
          <w:rFonts w:hint="eastAsia" w:ascii="黑体" w:hAnsi="宋体" w:eastAsia="黑体"/>
          <w:sz w:val="24"/>
        </w:rPr>
      </w:pPr>
      <w:r>
        <w:rPr>
          <w:rFonts w:hint="eastAsia" w:ascii="黑体" w:hAnsi="宋体" w:eastAsia="黑体"/>
          <w:sz w:val="24"/>
        </w:rPr>
        <w:t>一、中文部</w:t>
      </w:r>
      <w:r>
        <w:rPr>
          <w:rFonts w:hint="eastAsia" w:ascii="黑体" w:eastAsia="黑体"/>
          <w:sz w:val="24"/>
        </w:rPr>
        <w:t>分</w:t>
      </w:r>
    </w:p>
    <w:p w14:paraId="549D61CD">
      <w:pPr>
        <w:adjustRightInd w:val="0"/>
        <w:snapToGrid w:val="0"/>
        <w:spacing w:line="300" w:lineRule="auto"/>
        <w:ind w:left="435" w:leftChars="7" w:right="-10" w:rightChars="-5" w:hanging="420" w:hangingChars="200"/>
        <w:rPr>
          <w:rFonts w:hint="eastAsia"/>
        </w:rPr>
      </w:pPr>
      <w:r>
        <w:rPr>
          <w:rFonts w:hint="eastAsia"/>
        </w:rPr>
        <w:t>[1]黄旭.数字金融对商业银行信用风险管理的影响分析[J].现代商业,2025,(21):133-136.</w:t>
      </w:r>
    </w:p>
    <w:p w14:paraId="5A184A57">
      <w:pPr>
        <w:adjustRightInd w:val="0"/>
        <w:snapToGrid w:val="0"/>
        <w:spacing w:line="300" w:lineRule="auto"/>
        <w:ind w:left="435" w:leftChars="7" w:right="-10" w:rightChars="-5" w:hanging="420" w:hangingChars="200"/>
        <w:rPr>
          <w:rFonts w:hint="eastAsia"/>
        </w:rPr>
      </w:pPr>
      <w:r>
        <w:rPr>
          <w:rFonts w:hint="eastAsia"/>
        </w:rPr>
        <w:t>[2]巫东阳.大数据环境下商业银行信用风险监测与预警机制研究[J].科技经济市场,2025,(09):107-109.</w:t>
      </w:r>
    </w:p>
    <w:p w14:paraId="6ACF80BC">
      <w:pPr>
        <w:adjustRightInd w:val="0"/>
        <w:snapToGrid w:val="0"/>
        <w:spacing w:line="300" w:lineRule="auto"/>
        <w:ind w:left="435" w:leftChars="7" w:right="-10" w:rightChars="-5" w:hanging="420" w:hangingChars="200"/>
        <w:rPr>
          <w:rFonts w:hint="eastAsia"/>
        </w:rPr>
      </w:pPr>
      <w:r>
        <w:rPr>
          <w:rFonts w:hint="eastAsia"/>
        </w:rPr>
        <w:t>[3]张永丹,史宁,朱丽娜.金融科技赋能商业银行信用风险管理研究[J].商业经济,2025,(10):176-179.</w:t>
      </w:r>
    </w:p>
    <w:p w14:paraId="2C09E883">
      <w:pPr>
        <w:adjustRightInd w:val="0"/>
        <w:snapToGrid w:val="0"/>
        <w:spacing w:line="300" w:lineRule="auto"/>
        <w:ind w:left="435" w:leftChars="7" w:right="-10" w:rightChars="-5" w:hanging="420" w:hangingChars="200"/>
        <w:rPr>
          <w:rFonts w:hint="eastAsia"/>
        </w:rPr>
      </w:pPr>
      <w:r>
        <w:rPr>
          <w:rFonts w:hint="eastAsia"/>
        </w:rPr>
        <w:t>[4]冯梦婷.地方政府债务对地方商业银行信用风险的影响研究[J].中小企业管理与科技,2025,(16):48-50.</w:t>
      </w:r>
    </w:p>
    <w:p w14:paraId="326B0981">
      <w:pPr>
        <w:adjustRightInd w:val="0"/>
        <w:snapToGrid w:val="0"/>
        <w:spacing w:line="300" w:lineRule="auto"/>
        <w:ind w:left="435" w:leftChars="7" w:right="-10" w:rightChars="-5" w:hanging="420" w:hangingChars="200"/>
        <w:rPr>
          <w:rFonts w:hint="eastAsia"/>
        </w:rPr>
      </w:pPr>
      <w:r>
        <w:rPr>
          <w:rFonts w:hint="eastAsia"/>
        </w:rPr>
        <w:t>[5]卜亚,黄逸文,谭中明.数字金融对商业银行信用风险的影响研究——基于数字化转型和业务创新视角[J].当代金融研究,2025,8(07):35-49.</w:t>
      </w:r>
    </w:p>
    <w:p w14:paraId="179FC42B">
      <w:pPr>
        <w:adjustRightInd w:val="0"/>
        <w:snapToGrid w:val="0"/>
        <w:spacing w:line="300" w:lineRule="auto"/>
        <w:ind w:left="435" w:leftChars="7" w:right="-10" w:rightChars="-5" w:hanging="420" w:hangingChars="200"/>
        <w:rPr>
          <w:rFonts w:hint="eastAsia"/>
        </w:rPr>
      </w:pPr>
      <w:r>
        <w:rPr>
          <w:rFonts w:hint="eastAsia"/>
        </w:rPr>
        <w:t>[6]张赛.农村商业银行金融风险管理问题与对策[J].当代县域经济,2025,(07):99-101.</w:t>
      </w:r>
    </w:p>
    <w:p w14:paraId="1AE03FC3">
      <w:pPr>
        <w:adjustRightInd w:val="0"/>
        <w:snapToGrid w:val="0"/>
        <w:spacing w:line="300" w:lineRule="auto"/>
        <w:ind w:left="435" w:leftChars="7" w:right="-10" w:rightChars="-5" w:hanging="420" w:hangingChars="200"/>
        <w:rPr>
          <w:rFonts w:hint="eastAsia"/>
        </w:rPr>
      </w:pPr>
      <w:r>
        <w:rPr>
          <w:rFonts w:hint="eastAsia"/>
        </w:rPr>
        <w:t>[7]罗琛.城市商业银行风险管理中的信用风险评估模型研究[J].中国商界,2025,(02):184-185.</w:t>
      </w:r>
    </w:p>
    <w:p w14:paraId="645CECFC">
      <w:pPr>
        <w:adjustRightInd w:val="0"/>
        <w:snapToGrid w:val="0"/>
        <w:spacing w:line="300" w:lineRule="auto"/>
        <w:ind w:left="435" w:leftChars="7" w:right="-10" w:rightChars="-5" w:hanging="420" w:hangingChars="200"/>
        <w:rPr>
          <w:rFonts w:hint="eastAsia"/>
        </w:rPr>
      </w:pPr>
      <w:r>
        <w:rPr>
          <w:rFonts w:hint="eastAsia"/>
        </w:rPr>
        <w:t>[8]高敏.商业银行信用风险防范策略探究[J].金融文坛,2024,(07):68-70.</w:t>
      </w:r>
    </w:p>
    <w:p w14:paraId="656016B5">
      <w:pPr>
        <w:adjustRightInd w:val="0"/>
        <w:snapToGrid w:val="0"/>
        <w:spacing w:line="300" w:lineRule="auto"/>
        <w:ind w:left="435" w:leftChars="7" w:right="-10" w:rightChars="-5" w:hanging="420" w:hangingChars="200"/>
        <w:rPr>
          <w:rFonts w:hint="eastAsia"/>
        </w:rPr>
      </w:pPr>
      <w:r>
        <w:rPr>
          <w:rFonts w:hint="eastAsia"/>
        </w:rPr>
        <w:t>[9]姚平.商业银行信用风险防控体系研究[J].当代金融家,2024,(06):142-143.</w:t>
      </w:r>
    </w:p>
    <w:p w14:paraId="0A0EAAA7">
      <w:pPr>
        <w:adjustRightInd w:val="0"/>
        <w:snapToGrid w:val="0"/>
        <w:spacing w:line="300" w:lineRule="auto"/>
        <w:ind w:left="435" w:leftChars="7" w:right="-10" w:rightChars="-5" w:hanging="420" w:hangingChars="200"/>
        <w:rPr>
          <w:rFonts w:hint="eastAsia"/>
        </w:rPr>
      </w:pPr>
      <w:r>
        <w:rPr>
          <w:rFonts w:hint="eastAsia"/>
        </w:rPr>
        <w:t>[10]王玉凤.城市商业银行信用风险防范研究[J].经济责任审计,2024,(04):52-59.</w:t>
      </w:r>
    </w:p>
    <w:p w14:paraId="545DF574">
      <w:pPr>
        <w:adjustRightInd w:val="0"/>
        <w:snapToGrid w:val="0"/>
        <w:spacing w:line="300" w:lineRule="auto"/>
        <w:ind w:left="435" w:leftChars="7" w:right="-10" w:rightChars="-5" w:hanging="420" w:hangingChars="200"/>
        <w:rPr>
          <w:rFonts w:hint="eastAsia"/>
        </w:rPr>
      </w:pPr>
      <w:r>
        <w:rPr>
          <w:rFonts w:hint="eastAsia"/>
        </w:rPr>
        <w:t>[11]张鸿飞,靳继辉,李颖,刘杰,陈猷,李波.商业银行信用风险数字化管理体系建设[J].河北能源职业技术学院学报,2024,24(01):54-56.</w:t>
      </w:r>
    </w:p>
    <w:p w14:paraId="693F5330">
      <w:pPr>
        <w:adjustRightInd w:val="0"/>
        <w:snapToGrid w:val="0"/>
        <w:spacing w:line="300" w:lineRule="auto"/>
        <w:ind w:left="435" w:leftChars="7" w:right="-10" w:rightChars="-5" w:hanging="420" w:hangingChars="200"/>
        <w:rPr>
          <w:rFonts w:hint="eastAsia"/>
        </w:rPr>
      </w:pPr>
      <w:r>
        <w:rPr>
          <w:rFonts w:hint="eastAsia"/>
        </w:rPr>
        <w:t>[12]张智瑶.数字经济下商业银行信用风险管理的对策[J].经济研究导刊,2024,(05):68-70.</w:t>
      </w:r>
    </w:p>
    <w:p w14:paraId="0E5C7CED">
      <w:pPr>
        <w:adjustRightInd w:val="0"/>
        <w:snapToGrid w:val="0"/>
        <w:spacing w:before="48" w:beforeLines="20" w:line="360" w:lineRule="exact"/>
        <w:ind w:right="-10" w:rightChars="-5"/>
        <w:rPr>
          <w:rFonts w:hint="eastAsia" w:ascii="黑体" w:hAnsi="宋体" w:eastAsia="黑体"/>
          <w:sz w:val="24"/>
        </w:rPr>
      </w:pPr>
      <w:r>
        <w:rPr>
          <w:rFonts w:hint="eastAsia" w:ascii="黑体" w:hAnsi="宋体" w:eastAsia="黑体"/>
          <w:sz w:val="24"/>
        </w:rPr>
        <w:t>二、英文部分</w:t>
      </w:r>
    </w:p>
    <w:p w14:paraId="6F0954B4">
      <w:pPr>
        <w:widowControl/>
        <w:snapToGrid w:val="0"/>
        <w:spacing w:line="300" w:lineRule="auto"/>
        <w:ind w:left="315" w:hanging="314" w:hangingChars="143"/>
        <w:jc w:val="left"/>
        <w:rPr>
          <w:rFonts w:hint="eastAsia"/>
          <w:sz w:val="22"/>
          <w:szCs w:val="22"/>
        </w:rPr>
      </w:pPr>
      <w:r>
        <w:rPr>
          <w:rFonts w:hint="eastAsia"/>
          <w:sz w:val="22"/>
          <w:szCs w:val="22"/>
        </w:rPr>
        <w:t>[1]Temesgen Molla Feleke,Haftamu Tafach Tafere.Determinants of credit risk of commercial banks in Ethiopia[J].Journal of Innovation and Entrepreneurship,2025,14(1):118-118.</w:t>
      </w:r>
    </w:p>
    <w:p w14:paraId="6D8EE207">
      <w:pPr>
        <w:widowControl/>
        <w:snapToGrid w:val="0"/>
        <w:spacing w:line="300" w:lineRule="auto"/>
        <w:ind w:left="315" w:hanging="314" w:hangingChars="143"/>
        <w:jc w:val="left"/>
        <w:rPr>
          <w:sz w:val="22"/>
          <w:szCs w:val="22"/>
        </w:rPr>
      </w:pPr>
      <w:r>
        <w:rPr>
          <w:rFonts w:hint="eastAsia"/>
          <w:sz w:val="22"/>
          <w:szCs w:val="22"/>
        </w:rPr>
        <w:t>[2]Haroon Hussain,Malik Waqar Ahmed,Hammad Hassan Mirza,Hira Irshad,Rana Yassir Hussain.Income diversity, ownership concentration and credit risk in commercial banks: Does bank growth matters?[J].International Journal of Financial Engineering,2025,12(03):156-157.</w:t>
      </w:r>
    </w:p>
    <w:p w14:paraId="5EC6CCEB">
      <w:pPr>
        <w:widowControl/>
        <w:snapToGrid w:val="0"/>
        <w:spacing w:line="300" w:lineRule="auto"/>
        <w:ind w:left="315" w:hanging="314" w:hangingChars="143"/>
        <w:jc w:val="left"/>
        <w:rPr>
          <w:rFonts w:hint="eastAsia"/>
          <w:sz w:val="22"/>
          <w:szCs w:val="22"/>
        </w:rPr>
      </w:pPr>
      <w:r>
        <w:rPr>
          <w:rFonts w:hint="eastAsia"/>
          <w:sz w:val="22"/>
          <w:szCs w:val="22"/>
        </w:rPr>
        <w:t>[3]Lingfeng Deng,Wei Li,Juan Liu,Yizhen Ouyang.Credit risk of China’s commercial banks based on the KMV model—taking 18 listed commercial banks as an example[J].Journal of Computational Methods in Sciences and Engineering,2024,24(6):3446-3454.</w:t>
      </w:r>
    </w:p>
    <w:p w14:paraId="49960F9C">
      <w:pPr>
        <w:widowControl/>
        <w:snapToGrid w:val="0"/>
        <w:spacing w:line="300" w:lineRule="auto"/>
        <w:ind w:left="315" w:hanging="314" w:hangingChars="143"/>
        <w:jc w:val="left"/>
        <w:rPr>
          <w:rFonts w:hint="eastAsia"/>
          <w:sz w:val="22"/>
          <w:szCs w:val="22"/>
        </w:rPr>
      </w:pPr>
      <w:r>
        <w:rPr>
          <w:rFonts w:hint="eastAsia"/>
          <w:sz w:val="22"/>
          <w:szCs w:val="22"/>
        </w:rPr>
        <w:t>[4]HU SHENGHUA,LIU CHAOGUANG,LIU JING,SHI CHAOMING.Credit Risk Management Practices and Financial Performance of Selected Rural Commercial Banks in China[J].Journal of Business and Management Studies,2024,6(4):213-238.</w:t>
      </w:r>
    </w:p>
    <w:p w14:paraId="28DE47BE">
      <w:pPr>
        <w:widowControl/>
        <w:snapToGrid w:val="0"/>
        <w:spacing w:line="300" w:lineRule="auto"/>
        <w:ind w:left="315" w:hanging="314" w:hangingChars="143"/>
        <w:jc w:val="left"/>
        <w:rPr>
          <w:sz w:val="22"/>
          <w:szCs w:val="22"/>
        </w:rPr>
      </w:pPr>
      <w:r>
        <w:rPr>
          <w:rFonts w:hint="eastAsia"/>
          <w:sz w:val="22"/>
          <w:szCs w:val="22"/>
        </w:rPr>
        <w:t>[5]Muzi Feng.Research on ESG score impacted on credit risk of commercial banks[J].Financial Engineering and Risk Management,2024,7(4):189-190.</w:t>
      </w:r>
    </w:p>
    <w:p w14:paraId="0856F268">
      <w:pPr>
        <w:widowControl/>
        <w:snapToGrid w:val="0"/>
        <w:spacing w:line="300" w:lineRule="auto"/>
        <w:ind w:left="315" w:hanging="314" w:hangingChars="143"/>
        <w:jc w:val="left"/>
        <w:rPr>
          <w:rFonts w:hint="eastAsia"/>
          <w:sz w:val="22"/>
          <w:szCs w:val="22"/>
        </w:rPr>
      </w:pPr>
    </w:p>
    <w:p w14:paraId="68293446">
      <w:pPr>
        <w:rPr>
          <w:rFonts w:hint="eastAsia" w:ascii="黑体" w:eastAsia="黑体"/>
          <w:sz w:val="30"/>
          <w:szCs w:val="30"/>
        </w:rPr>
        <w:sectPr>
          <w:headerReference r:id="rId15" w:type="default"/>
          <w:pgSz w:w="11906" w:h="16838"/>
          <w:pgMar w:top="1440" w:right="1800" w:bottom="1440" w:left="1800" w:header="720" w:footer="720" w:gutter="0"/>
          <w:cols w:space="720" w:num="1"/>
          <w:docGrid w:linePitch="312" w:charSpace="0"/>
        </w:sectPr>
      </w:pPr>
    </w:p>
    <w:p w14:paraId="6FF0CDC0">
      <w:pPr>
        <w:jc w:val="center"/>
        <w:outlineLvl w:val="0"/>
        <w:rPr>
          <w:rFonts w:hint="eastAsia" w:ascii="黑体" w:eastAsia="黑体"/>
          <w:sz w:val="30"/>
          <w:szCs w:val="30"/>
        </w:rPr>
      </w:pPr>
      <w:bookmarkStart w:id="50" w:name="_Toc9070"/>
      <w:r>
        <w:rPr>
          <w:rFonts w:hint="eastAsia" w:ascii="黑体" w:eastAsia="黑体"/>
          <w:sz w:val="30"/>
          <w:szCs w:val="30"/>
        </w:rPr>
        <w:t>致谢</w:t>
      </w:r>
      <w:bookmarkEnd w:id="50"/>
    </w:p>
    <w:p w14:paraId="0A047ACD">
      <w:pPr>
        <w:ind w:firstLine="600" w:firstLineChars="200"/>
        <w:rPr>
          <w:rFonts w:hint="eastAsia"/>
          <w:sz w:val="30"/>
          <w:szCs w:val="30"/>
        </w:rPr>
      </w:pPr>
    </w:p>
    <w:p w14:paraId="2C368BDA">
      <w:pPr>
        <w:spacing w:line="360" w:lineRule="auto"/>
        <w:ind w:firstLine="480" w:firstLineChars="200"/>
        <w:rPr>
          <w:rFonts w:hint="eastAsia" w:ascii="宋体" w:hAnsi="宋体"/>
          <w:sz w:val="24"/>
        </w:rPr>
      </w:pPr>
      <w:r>
        <w:rPr>
          <w:rFonts w:hint="eastAsia" w:ascii="宋体" w:hAnsi="宋体"/>
          <w:sz w:val="24"/>
        </w:rPr>
        <w:t>在论文的写作过程中，导师给予了我充分的信任和鼓励，使得我充满了动力和激情。导师的支持让我有信心去克服困难和挑战，不断提升自己的能力。我要由衷地感谢导师在我论文完成过程中的无私帮助和指导。导师的专业知识、耐心指导和鼓励支持都对我产生了深远的影响。我会珍惜这次宝贵的学习机会，并将继续努力提升自己的研究能力，以回报导师对我的培养和期望。再次向我的导师表示衷心的感谢和崇高的敬意。</w:t>
      </w:r>
    </w:p>
    <w:p w14:paraId="64A5CF95">
      <w:pPr>
        <w:spacing w:line="360" w:lineRule="auto"/>
        <w:ind w:firstLine="480" w:firstLineChars="200"/>
        <w:jc w:val="center"/>
        <w:rPr>
          <w:rFonts w:hint="eastAsia" w:ascii="宋体" w:hAnsi="宋体"/>
          <w:sz w:val="24"/>
        </w:rPr>
      </w:pPr>
    </w:p>
    <w:p w14:paraId="76AA05FF">
      <w:pPr>
        <w:spacing w:line="360" w:lineRule="auto"/>
        <w:ind w:firstLine="480" w:firstLineChars="200"/>
        <w:jc w:val="center"/>
        <w:rPr>
          <w:rFonts w:hint="eastAsia" w:ascii="宋体" w:hAnsi="宋体"/>
          <w:sz w:val="24"/>
        </w:rPr>
      </w:pPr>
    </w:p>
    <w:p w14:paraId="0E4A6B8C">
      <w:pPr>
        <w:wordWrap w:val="0"/>
        <w:spacing w:line="360" w:lineRule="auto"/>
        <w:ind w:firstLine="16" w:firstLineChars="7"/>
        <w:jc w:val="right"/>
        <w:rPr>
          <w:rFonts w:hint="eastAsia" w:ascii="宋体" w:hAnsi="宋体"/>
          <w:sz w:val="24"/>
        </w:rPr>
      </w:pPr>
      <w:r>
        <w:rPr>
          <w:rFonts w:hint="eastAsia" w:ascii="宋体" w:hAnsi="宋体"/>
          <w:sz w:val="24"/>
        </w:rPr>
        <w:t xml:space="preserve">  姓名  候丽娟 </w:t>
      </w:r>
    </w:p>
    <w:p w14:paraId="57F9C3A2">
      <w:pPr>
        <w:jc w:val="right"/>
        <w:rPr>
          <w:sz w:val="24"/>
        </w:rPr>
      </w:pPr>
      <w:r>
        <w:rPr>
          <w:rFonts w:hint="eastAsia"/>
        </w:rPr>
        <w:t>2026</w:t>
      </w:r>
      <w:r>
        <w:rPr>
          <w:rFonts w:hint="eastAsia"/>
          <w:sz w:val="24"/>
        </w:rPr>
        <w:t>年2月</w:t>
      </w:r>
    </w:p>
    <w:p w14:paraId="480670A7">
      <w:pPr>
        <w:spacing w:line="288" w:lineRule="auto"/>
        <w:jc w:val="left"/>
        <w:rPr>
          <w:rFonts w:hint="eastAsia" w:ascii="微软雅黑" w:hAnsi="微软雅黑" w:eastAsia="微软雅黑" w:cs="微软雅黑"/>
          <w:b/>
          <w:bCs/>
          <w:color w:val="FF0000"/>
          <w:sz w:val="32"/>
          <w:szCs w:val="32"/>
        </w:rPr>
      </w:pPr>
    </w:p>
    <w:sectPr>
      <w:pgSz w:w="11906" w:h="16838"/>
      <w:pgMar w:top="1440" w:right="1800" w:bottom="1440" w:left="1800" w:header="720" w:footer="720" w:gutter="0"/>
      <w:cols w:space="72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uccnu@163.com" w:date="2026-03-04T20:14:00Z" w:initials="w">
    <w:p w14:paraId="21DBEFB4">
      <w:pPr>
        <w:pStyle w:val="4"/>
        <w:rPr>
          <w:rFonts w:hint="eastAsia"/>
        </w:rPr>
      </w:pPr>
      <w:r>
        <w:rPr>
          <w:rFonts w:hint="eastAsia"/>
        </w:rPr>
        <w:t>用这样的格式   张三（2008），李四（2019）这样的格式，不要说，有学者认为 ，你就直接说 ，张三（2008），李四（2019）认为，，，，，</w:t>
      </w:r>
    </w:p>
    <w:p w14:paraId="1C060DB1">
      <w:pPr>
        <w:pStyle w:val="4"/>
        <w:rPr>
          <w:rFonts w:hint="eastAsia"/>
        </w:rPr>
      </w:pPr>
      <w:r>
        <w:rPr>
          <w:rFonts w:hint="eastAsia"/>
        </w:rPr>
        <w:t>王五（2020）认为</w:t>
      </w:r>
    </w:p>
    <w:p w14:paraId="65D5F121">
      <w:pPr>
        <w:pStyle w:val="4"/>
      </w:pPr>
    </w:p>
    <w:p w14:paraId="61BF43C7">
      <w:pPr>
        <w:pStyle w:val="4"/>
      </w:pPr>
    </w:p>
    <w:p w14:paraId="146B55C2">
      <w:pPr>
        <w:pStyle w:val="4"/>
        <w:rPr>
          <w:rFonts w:hint="eastAsia"/>
        </w:rPr>
      </w:pPr>
      <w:r>
        <w:rPr>
          <w:rFonts w:hint="eastAsia"/>
        </w:rPr>
        <w:t>第二，文献应该围绕你的论文题目来写</w:t>
      </w:r>
    </w:p>
    <w:p w14:paraId="5C480974">
      <w:pPr>
        <w:pStyle w:val="4"/>
        <w:rPr>
          <w:rFonts w:hint="eastAsia"/>
        </w:rPr>
      </w:pPr>
      <w:r>
        <w:rPr>
          <w:rFonts w:hint="eastAsia"/>
        </w:rPr>
        <w:t>不能跑题，</w:t>
      </w:r>
    </w:p>
    <w:p w14:paraId="7ED495D4">
      <w:pPr>
        <w:pStyle w:val="4"/>
      </w:pPr>
    </w:p>
    <w:p w14:paraId="6786005B">
      <w:pPr>
        <w:pStyle w:val="4"/>
        <w:rPr>
          <w:rFonts w:hint="eastAsia"/>
        </w:rPr>
      </w:pPr>
      <w:r>
        <w:rPr>
          <w:rFonts w:hint="eastAsia"/>
        </w:rPr>
        <w:t>你本文研究体制创新，那么你的文献要围绕这个来，不相关的删掉，再补充点。</w:t>
      </w:r>
    </w:p>
    <w:p w14:paraId="7F199A7C">
      <w:pPr>
        <w:pStyle w:val="4"/>
      </w:pPr>
    </w:p>
    <w:p w14:paraId="76EBD5E2">
      <w:pPr>
        <w:pStyle w:val="4"/>
      </w:pPr>
    </w:p>
    <w:p w14:paraId="091A461E">
      <w:pPr>
        <w:pStyle w:val="4"/>
      </w:pPr>
    </w:p>
    <w:p w14:paraId="73923F01">
      <w:pPr>
        <w:pStyle w:val="4"/>
        <w:rPr>
          <w:rFonts w:hint="eastAsia"/>
        </w:rPr>
      </w:pPr>
      <w:r>
        <w:rPr>
          <w:rFonts w:hint="eastAsia"/>
        </w:rPr>
        <w:t>文献综述写的不对。</w:t>
      </w:r>
    </w:p>
    <w:p w14:paraId="3D0655CA">
      <w:pPr>
        <w:pStyle w:val="4"/>
        <w:rPr>
          <w:rFonts w:hint="eastAsia"/>
        </w:rPr>
      </w:pPr>
      <w:r>
        <w:rPr>
          <w:rFonts w:hint="eastAsia"/>
        </w:rPr>
        <w:t>应该是找跟你题目相关的学术论文进行综述</w:t>
      </w:r>
    </w:p>
    <w:p w14:paraId="7131C8DB">
      <w:pPr>
        <w:pStyle w:val="4"/>
        <w:rPr>
          <w:rFonts w:hint="eastAsia"/>
        </w:rPr>
      </w:pPr>
      <w:r>
        <w:rPr>
          <w:rFonts w:hint="eastAsia"/>
        </w:rPr>
        <w:t>简单说，你可以，分门别类的说说，别人如何研究这个问题的？得出了什么结论?</w:t>
      </w:r>
    </w:p>
    <w:p w14:paraId="7898ED42">
      <w:pPr>
        <w:pStyle w:val="4"/>
        <w:rPr>
          <w:rFonts w:hint="eastAsia"/>
        </w:rPr>
      </w:pPr>
      <w:r>
        <w:rPr>
          <w:rFonts w:hint="eastAsia"/>
        </w:rPr>
        <w:t>可以分成</w:t>
      </w:r>
    </w:p>
    <w:p w14:paraId="2A0EFF80">
      <w:pPr>
        <w:pStyle w:val="4"/>
        <w:rPr>
          <w:rFonts w:hint="eastAsia"/>
        </w:rPr>
      </w:pPr>
      <w:r>
        <w:rPr>
          <w:rFonts w:hint="eastAsia"/>
        </w:rPr>
        <w:t>（一）国内的文献综述</w:t>
      </w:r>
    </w:p>
    <w:p w14:paraId="1FE58366">
      <w:pPr>
        <w:pStyle w:val="4"/>
        <w:rPr>
          <w:rFonts w:hint="eastAsia"/>
        </w:rPr>
      </w:pPr>
      <w:r>
        <w:rPr>
          <w:rFonts w:hint="eastAsia"/>
        </w:rPr>
        <w:t>分成几类（一般按照人们对这个问题的看法，比如支持还是反对，还是别的标准）</w:t>
      </w:r>
    </w:p>
    <w:p w14:paraId="0B504E30">
      <w:pPr>
        <w:pStyle w:val="4"/>
      </w:pPr>
      <w:r>
        <w:t>1.</w:t>
      </w:r>
    </w:p>
    <w:p w14:paraId="476EB123">
      <w:pPr>
        <w:pStyle w:val="4"/>
      </w:pPr>
      <w:r>
        <w:t>2.</w:t>
      </w:r>
    </w:p>
    <w:p w14:paraId="35327E54">
      <w:pPr>
        <w:pStyle w:val="4"/>
      </w:pPr>
      <w:r>
        <w:t>3.</w:t>
      </w:r>
    </w:p>
    <w:p w14:paraId="6F226138">
      <w:pPr>
        <w:pStyle w:val="4"/>
        <w:rPr>
          <w:rFonts w:hint="eastAsia"/>
        </w:rPr>
      </w:pPr>
      <w:r>
        <w:rPr>
          <w:rFonts w:hint="eastAsia"/>
        </w:rPr>
        <w:t>（二）国外的文献综述</w:t>
      </w:r>
    </w:p>
    <w:p w14:paraId="1E7697E8">
      <w:pPr>
        <w:pStyle w:val="4"/>
        <w:rPr>
          <w:rFonts w:hint="eastAsia"/>
        </w:rPr>
      </w:pPr>
      <w:r>
        <w:rPr>
          <w:rFonts w:hint="eastAsia"/>
        </w:rPr>
        <w:t>分成几类（一般按照人们对这个问题的看法，比如支持还是反对，还是别的标准）</w:t>
      </w:r>
    </w:p>
    <w:p w14:paraId="2F83EF61">
      <w:pPr>
        <w:pStyle w:val="4"/>
      </w:pPr>
      <w:r>
        <w:t>1.</w:t>
      </w:r>
    </w:p>
    <w:p w14:paraId="7BFA3758">
      <w:pPr>
        <w:pStyle w:val="4"/>
      </w:pPr>
      <w:r>
        <w:t>2.</w:t>
      </w:r>
    </w:p>
    <w:p w14:paraId="5EF93CFB">
      <w:pPr>
        <w:pStyle w:val="4"/>
      </w:pPr>
      <w:r>
        <w:t>3.</w:t>
      </w:r>
    </w:p>
    <w:p w14:paraId="4AE739A3">
      <w:pPr>
        <w:pStyle w:val="4"/>
      </w:pPr>
      <w:r>
        <w:rPr>
          <w:rFonts w:hint="eastAsia"/>
        </w:rPr>
        <w:t>写完了要有个简单的述评</w:t>
      </w:r>
    </w:p>
  </w:comment>
  <w:comment w:id="1" w:author="wuccnu@163.com" w:date="2026-03-04T20:22:00Z" w:initials="w">
    <w:p w14:paraId="43B22CB9">
      <w:pPr>
        <w:pStyle w:val="4"/>
        <w:rPr>
          <w:rFonts w:hint="eastAsia"/>
        </w:rPr>
      </w:pPr>
      <w:r>
        <w:rPr>
          <w:rFonts w:hint="eastAsia"/>
        </w:rPr>
        <w:t xml:space="preserve">现状一般说的是 你研究的问题有什么特点？有什么做法？有什么经验？建立了什么框架？形成了什么制度？出台了什么文件之类的，现状一般说的是积极的方面 </w:t>
      </w:r>
    </w:p>
    <w:p w14:paraId="7377B753">
      <w:pPr>
        <w:pStyle w:val="4"/>
        <w:rPr>
          <w:rFonts w:hint="eastAsia"/>
        </w:rPr>
      </w:pPr>
      <w:r>
        <w:rPr>
          <w:rFonts w:hint="eastAsia"/>
        </w:rPr>
        <w:t xml:space="preserve">你要说的是工行理财业务发展的现状 </w:t>
      </w:r>
    </w:p>
    <w:p w14:paraId="0CCDE59D">
      <w:pPr>
        <w:pStyle w:val="4"/>
        <w:rPr>
          <w:rFonts w:hint="eastAsia"/>
        </w:rPr>
      </w:pPr>
      <w:r>
        <w:rPr>
          <w:rFonts w:hint="eastAsia"/>
        </w:rPr>
        <w:t>你要说的是，理财业务的总量 增长率，有什特点？地区上的特点，等等，你要这些啊，</w:t>
      </w:r>
    </w:p>
    <w:p w14:paraId="0F7B854F">
      <w:pPr>
        <w:pStyle w:val="4"/>
        <w:rPr>
          <w:rFonts w:hint="eastAsia"/>
        </w:rPr>
      </w:pPr>
      <w:r>
        <w:rPr>
          <w:rFonts w:hint="eastAsia"/>
        </w:rPr>
        <w:t xml:space="preserve">你得一个标题一个特点的写啊 </w:t>
      </w:r>
    </w:p>
    <w:p w14:paraId="77A29589">
      <w:pPr>
        <w:pStyle w:val="4"/>
        <w:rPr>
          <w:rFonts w:hint="eastAsia"/>
        </w:rPr>
      </w:pPr>
      <w:r>
        <w:rPr>
          <w:rFonts w:hint="eastAsia"/>
        </w:rPr>
        <w:t>再就是 你下一章的问题是针对这一章的现状说的，你至少要跟你下一章的问题的标题对应上吧？</w:t>
      </w:r>
    </w:p>
    <w:p w14:paraId="6647189F">
      <w:pPr>
        <w:pStyle w:val="4"/>
        <w:rPr>
          <w:rFonts w:hint="eastAsia"/>
        </w:rPr>
      </w:pPr>
      <w:r>
        <w:rPr>
          <w:rFonts w:hint="eastAsia"/>
        </w:rPr>
        <w:t>你的对策建议是针对你提出的问题提出来的，因此，这样，你的对策针对你的问题提出来的，你的问题是针对你的现状提出来的</w:t>
      </w:r>
    </w:p>
    <w:p w14:paraId="1F47AD2E">
      <w:pPr>
        <w:pStyle w:val="4"/>
      </w:pPr>
    </w:p>
    <w:p w14:paraId="2A14C21F">
      <w:pPr>
        <w:pStyle w:val="4"/>
      </w:pPr>
    </w:p>
    <w:p w14:paraId="439E2C6A">
      <w:pPr>
        <w:pStyle w:val="4"/>
      </w:pPr>
    </w:p>
    <w:p w14:paraId="6000478D">
      <w:pPr>
        <w:pStyle w:val="4"/>
        <w:rPr>
          <w:rFonts w:hint="eastAsia"/>
        </w:rPr>
      </w:pPr>
      <w:r>
        <w:rPr>
          <w:rFonts w:hint="eastAsia"/>
        </w:rPr>
        <w:t xml:space="preserve">现状一般说的是 你研究的问题有什么特点？有什么做法？有什么经验？建立了什么框架？形成了什么制度？出台了什么文件之类的，现状一般说的是积极的方面 </w:t>
      </w:r>
    </w:p>
    <w:p w14:paraId="33B2E50F">
      <w:pPr>
        <w:pStyle w:val="4"/>
      </w:pPr>
    </w:p>
    <w:p w14:paraId="5502FA85">
      <w:pPr>
        <w:pStyle w:val="4"/>
        <w:rPr>
          <w:rFonts w:hint="eastAsia"/>
        </w:rPr>
      </w:pPr>
      <w:r>
        <w:rPr>
          <w:rFonts w:hint="eastAsia"/>
        </w:rPr>
        <w:t>问题一般说的是不足，针对现状中的特点、做法、经验、框架、制度以及文件等等，说说可能存在什么问题，注意，这里需要对应起来，针对现状来说问题，不能现状是现状，问题是问题，那就不对了？</w:t>
      </w:r>
    </w:p>
    <w:p w14:paraId="4D6C08A5">
      <w:pPr>
        <w:pStyle w:val="4"/>
      </w:pPr>
    </w:p>
    <w:p w14:paraId="24226F96">
      <w:pPr>
        <w:pStyle w:val="4"/>
        <w:rPr>
          <w:rFonts w:hint="eastAsia"/>
        </w:rPr>
      </w:pPr>
      <w:r>
        <w:rPr>
          <w:rFonts w:hint="eastAsia"/>
        </w:rPr>
        <w:t>对策，需要针对上面的问题提出针对性的解决措施，需要一一对应来说，</w:t>
      </w:r>
    </w:p>
    <w:p w14:paraId="18D33B70">
      <w:pPr>
        <w:pStyle w:val="4"/>
      </w:pPr>
    </w:p>
    <w:p w14:paraId="5D2C5DC7">
      <w:pPr>
        <w:pStyle w:val="4"/>
        <w:rPr>
          <w:rFonts w:hint="eastAsia"/>
        </w:rPr>
      </w:pPr>
      <w:r>
        <w:rPr>
          <w:rFonts w:hint="eastAsia"/>
        </w:rPr>
        <w:t>这样你就发现你的问题是针对现状来说的，对策是针对问题来提的。前后就能统一起来。</w:t>
      </w:r>
    </w:p>
    <w:p w14:paraId="56A4DCBA">
      <w:pPr>
        <w:pStyle w:val="4"/>
      </w:pPr>
    </w:p>
    <w:p w14:paraId="6C498A85">
      <w:pPr>
        <w:pStyle w:val="4"/>
        <w:rPr>
          <w:rFonts w:hint="eastAsia"/>
        </w:rPr>
      </w:pPr>
      <w:r>
        <w:rPr>
          <w:rFonts w:hint="eastAsia"/>
        </w:rPr>
        <w:t>举例来说，</w:t>
      </w:r>
    </w:p>
    <w:p w14:paraId="707B181C">
      <w:pPr>
        <w:pStyle w:val="4"/>
        <w:rPr>
          <w:rFonts w:hint="eastAsia"/>
        </w:rPr>
      </w:pPr>
      <w:r>
        <w:rPr>
          <w:rFonts w:hint="eastAsia"/>
        </w:rPr>
        <w:t>你在问题中说</w:t>
      </w:r>
    </w:p>
    <w:p w14:paraId="620085E6">
      <w:pPr>
        <w:pStyle w:val="4"/>
        <w:rPr>
          <w:rFonts w:hint="eastAsia"/>
        </w:rPr>
      </w:pPr>
      <w:r>
        <w:rPr>
          <w:rFonts w:hint="eastAsia"/>
        </w:rPr>
        <w:t xml:space="preserve"> （一）个人信息数据安全风险隐患</w:t>
      </w:r>
    </w:p>
    <w:p w14:paraId="6EB5AA05">
      <w:pPr>
        <w:pStyle w:val="4"/>
        <w:rPr>
          <w:rFonts w:hint="eastAsia"/>
        </w:rPr>
      </w:pPr>
      <w:r>
        <w:rPr>
          <w:rFonts w:hint="eastAsia"/>
        </w:rPr>
        <w:t>（二）使用群体接受信息化的差异</w:t>
      </w:r>
    </w:p>
    <w:p w14:paraId="3C524CB6">
      <w:pPr>
        <w:pStyle w:val="4"/>
        <w:rPr>
          <w:rFonts w:hint="eastAsia"/>
        </w:rPr>
      </w:pPr>
      <w:r>
        <w:rPr>
          <w:rFonts w:hint="eastAsia"/>
        </w:rPr>
        <w:t>（三）上海市“一网通办”的宣传力度不足</w:t>
      </w:r>
    </w:p>
    <w:p w14:paraId="2033165D">
      <w:pPr>
        <w:pStyle w:val="4"/>
      </w:pPr>
    </w:p>
    <w:p w14:paraId="013D527D">
      <w:pPr>
        <w:pStyle w:val="4"/>
        <w:rPr>
          <w:rFonts w:hint="eastAsia"/>
        </w:rPr>
      </w:pPr>
      <w:r>
        <w:rPr>
          <w:rFonts w:hint="eastAsia"/>
        </w:rPr>
        <w:t>那么你在现状中，需要就</w:t>
      </w:r>
    </w:p>
    <w:p w14:paraId="0B500723">
      <w:pPr>
        <w:pStyle w:val="4"/>
        <w:rPr>
          <w:rFonts w:hint="eastAsia"/>
        </w:rPr>
      </w:pPr>
      <w:r>
        <w:rPr>
          <w:rFonts w:hint="eastAsia"/>
        </w:rPr>
        <w:t>（一）个人信息数据安全风险</w:t>
      </w:r>
    </w:p>
    <w:p w14:paraId="0DF957C8">
      <w:pPr>
        <w:pStyle w:val="4"/>
        <w:rPr>
          <w:rFonts w:hint="eastAsia"/>
        </w:rPr>
      </w:pPr>
      <w:r>
        <w:rPr>
          <w:rFonts w:hint="eastAsia"/>
        </w:rPr>
        <w:t>（二）使用群体接受信息化</w:t>
      </w:r>
    </w:p>
    <w:p w14:paraId="7F8C641B">
      <w:pPr>
        <w:pStyle w:val="4"/>
        <w:rPr>
          <w:rFonts w:hint="eastAsia"/>
        </w:rPr>
      </w:pPr>
      <w:r>
        <w:rPr>
          <w:rFonts w:hint="eastAsia"/>
        </w:rPr>
        <w:t>（三）上海市“一网通办”的宣传力度</w:t>
      </w:r>
    </w:p>
    <w:p w14:paraId="4CB796F8">
      <w:pPr>
        <w:pStyle w:val="4"/>
        <w:rPr>
          <w:rFonts w:hint="eastAsia"/>
        </w:rPr>
      </w:pPr>
      <w:r>
        <w:rPr>
          <w:rFonts w:hint="eastAsia"/>
        </w:rPr>
        <w:t xml:space="preserve">做个说明 </w:t>
      </w:r>
    </w:p>
    <w:p w14:paraId="010CCB6A">
      <w:pPr>
        <w:pStyle w:val="4"/>
        <w:rPr>
          <w:rFonts w:hint="eastAsia"/>
        </w:rPr>
      </w:pPr>
      <w:r>
        <w:rPr>
          <w:rFonts w:hint="eastAsia"/>
        </w:rPr>
        <w:t>其实现状说的是文章主题的积极地方面，而问题这说的是消极的一方面，需要对应起来说，不能现状说现状的，问题说问题的</w:t>
      </w:r>
    </w:p>
    <w:p w14:paraId="6F629CDD">
      <w:pPr>
        <w:pStyle w:val="4"/>
      </w:pPr>
    </w:p>
    <w:p w14:paraId="68B4F8ED">
      <w:pPr>
        <w:pStyle w:val="4"/>
      </w:pPr>
    </w:p>
    <w:p w14:paraId="4D236DA9">
      <w:pPr>
        <w:pStyle w:val="4"/>
        <w:rPr>
          <w:rFonts w:hint="eastAsia"/>
        </w:rPr>
      </w:pPr>
      <w:r>
        <w:rPr>
          <w:rFonts w:hint="eastAsia"/>
        </w:rPr>
        <w:t xml:space="preserve"> 这个段落的问题是，标题写的是中小型科技企业融资的现状 ，但是下面的标题没有写这个，很显然是文不对题，我的建议是，要对应标题来写，你可以写 目前中小型科技企业融资有什么特点，趋势，做法，然后再用辽宁海华的具体数据作为支撑，应该先写一般性的现状，再用辽宁海华的数据进行论证支持，这里的现状要跟后面的问题分析以及对策建议对应上，你要知道，问题是针对现状来写的，对策是针对问题来提的，这样，文章才能前后对应 </w:t>
      </w:r>
    </w:p>
    <w:p w14:paraId="2D0CB5BA">
      <w:pPr>
        <w:pStyle w:val="4"/>
      </w:pPr>
    </w:p>
    <w:p w14:paraId="4B79588D">
      <w:pPr>
        <w:pStyle w:val="4"/>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E739A3" w15:done="0"/>
  <w15:commentEx w15:paraId="4B79588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PMingLiU">
    <w:altName w:val="宋体-繁"/>
    <w:panose1 w:val="02010601000101010101"/>
    <w:charset w:val="00"/>
    <w:family w:val="roman"/>
    <w:pitch w:val="default"/>
    <w:sig w:usb0="A00002FF" w:usb1="28CFFCFA" w:usb2="00000016" w:usb3="00000000" w:csb0="00100001" w:csb1="00000000"/>
  </w:font>
  <w:font w:name="黑体">
    <w:altName w:val="汉仪中黑KW"/>
    <w:panose1 w:val="02010609060101010101"/>
    <w:charset w:val="00"/>
    <w:family w:val="modern"/>
    <w:pitch w:val="default"/>
    <w:sig w:usb0="800002BF" w:usb1="38CF7CFA" w:usb2="00000016" w:usb3="00000000" w:csb0="00040001" w:csb1="00000000"/>
  </w:font>
  <w:font w:name="Arial">
    <w:panose1 w:val="020B0604020202090204"/>
    <w:charset w:val="00"/>
    <w:family w:val="swiss"/>
    <w:pitch w:val="default"/>
    <w:sig w:usb0="E0000AFF" w:usb1="00007843" w:usb2="00000001" w:usb3="00000000" w:csb0="400001BF" w:csb1="DFF70000"/>
  </w:font>
  <w:font w:name="华文中宋">
    <w:altName w:val="汉仪书宋二KW"/>
    <w:panose1 w:val="02010600040101010101"/>
    <w:charset w:val="00"/>
    <w:family w:val="auto"/>
    <w:pitch w:val="default"/>
    <w:sig w:usb0="00000287" w:usb1="080F0000" w:usb2="00000010" w:usb3="00000000" w:csb0="0004009F" w:csb1="00000000"/>
  </w:font>
  <w:font w:name="仿宋">
    <w:altName w:val="方正仿宋_GBK"/>
    <w:panose1 w:val="02010609060101010101"/>
    <w:charset w:val="00"/>
    <w:family w:val="modern"/>
    <w:pitch w:val="default"/>
    <w:sig w:usb0="800002BF" w:usb1="38CF7CFA" w:usb2="00000016" w:usb3="00000000" w:csb0="00040001" w:csb1="00000000"/>
  </w:font>
  <w:font w:name="微软雅黑">
    <w:altName w:val="汉仪旗黑"/>
    <w:panose1 w:val="020B0503020204020204"/>
    <w:charset w:val="00"/>
    <w:family w:val="swiss"/>
    <w:pitch w:val="default"/>
    <w:sig w:usb0="80000287" w:usb1="2ACF3C5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E74BF">
    <w:pPr>
      <w:pStyle w:val="9"/>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8D5BD">
    <w:pPr>
      <w:pStyle w:val="9"/>
      <w:jc w:val="center"/>
      <w:rPr>
        <w:rFonts w:hint="eastAsia"/>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2E07A7">
                          <w:pPr>
                            <w:pStyle w:val="9"/>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xjdksgBAACb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VhS4rjFiV9+/rj8+nP5/Z2g&#10;DwXqA9SYdx8wMw3v/IDJsx/QmXkPKtr8RUYE4yjv+SqvHBIR+dF6tV5XGBIYmy+Izx6ehwjpvfSW&#10;ZKOhEedXZOWnj5DG1DklV3P+ThtTZmjcPw7EzB6Wex97zFYa9sNEaO/bM/LpcfQNdbjplJgPDpXN&#10;WzIbcTb2s3EMUR+6ska5HoTbY8ImSm+5wgg7FcaZFXbTfuWleHwvWQ//1PY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cY3ZLIAQAAmwMAAA4AAAAAAAAAAQAgAAAAHgEAAGRycy9lMm9Eb2Mu&#10;eG1sUEsFBgAAAAAGAAYAWQEAAFgFAAAAAA==&#10;">
              <v:fill on="f" focussize="0,0"/>
              <v:stroke on="f"/>
              <v:imagedata o:title=""/>
              <o:lock v:ext="edit" aspectratio="f"/>
              <v:textbox inset="0mm,0mm,0mm,0mm" style="mso-fit-shape-to-text:t;">
                <w:txbxContent>
                  <w:p w14:paraId="6C2E07A7">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09351">
    <w:pPr>
      <w:pStyle w:val="9"/>
      <w:jc w:val="center"/>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4391254">
                          <w:pPr>
                            <w:pStyle w:val="9"/>
                          </w:pPr>
                          <w:r>
                            <w:fldChar w:fldCharType="begin"/>
                          </w:r>
                          <w:r>
                            <w:instrText xml:space="preserve"> PAGE  \* MERGEFORMAT </w:instrText>
                          </w:r>
                          <w:r>
                            <w:fldChar w:fldCharType="separate"/>
                          </w:r>
                          <w:r>
                            <w:t>4</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3sYQ8g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koieMWJ37+8f388/f51zeC&#10;PhSoD1Bj3mPAzDTc+AGTZz+gM/MeVLT5i4wIxhHrdJFXDomI/Gi1XK0qDAmMzRfEZ0/PQ4R0J70l&#10;2WhoxPkVWfnxHtKYOqfkas7famPKDI37y4GY2cNy72OP2UrDbpgI7Xx7Qj49jr6hDjedEvPRobLY&#10;X5qNOBu72TiEqPddWaNcD8KHQ8ImSm+5wgg7FcaZFXbTfuWleH4vWU//1OY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L97GEPIAQAAmwMAAA4AAAAAAAAAAQAgAAAAHgEAAGRycy9lMm9Eb2Mu&#10;eG1sUEsFBgAAAAAGAAYAWQEAAFgFAAAAAA==&#10;">
              <v:fill on="f" focussize="0,0"/>
              <v:stroke on="f"/>
              <v:imagedata o:title=""/>
              <o:lock v:ext="edit" aspectratio="f"/>
              <v:textbox inset="0mm,0mm,0mm,0mm" style="mso-fit-shape-to-text:t;">
                <w:txbxContent>
                  <w:p w14:paraId="34391254">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B6C5F">
    <w:pPr>
      <w:pStyle w:val="9"/>
      <w:jc w:val="center"/>
      <w:rPr>
        <w:rFonts w:hint="eastAsia"/>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7AB01C">
                          <w:pPr>
                            <w:pStyle w:val="9"/>
                          </w:pPr>
                          <w:r>
                            <w:fldChar w:fldCharType="begin"/>
                          </w:r>
                          <w:r>
                            <w:instrText xml:space="preserve"> PAGE  \* MERGEFORMAT </w:instrText>
                          </w:r>
                          <w:r>
                            <w:fldChar w:fldCharType="separate"/>
                          </w:r>
                          <w:r>
                            <w:t>4</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rrjO8k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lLShy3OPHzj+/nn7/Pv74R&#10;9KFAfYAa8x4DZqbhxg+YPPsBnZn3oKLNX2REMI7yni7yyiERkR+tlqtVhSGBsfmC+OzpeYiQ7qS3&#10;JBsNjTi/Iis/3kMaU+eUXM35W21MmaFxfzkQM3tY7n3sMVtp2A0ToZ1vT8inx9E31OGmU2I+OlQ2&#10;b8lsxNnYzcYhRL3vyhrlehA+HBI2UXrLFUbYqTDOrLCb9isvxfN7yXr6p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uuuM7yQEAAJsDAAAOAAAAAAAAAAEAIAAAAB4BAABkcnMvZTJvRG9j&#10;LnhtbFBLBQYAAAAABgAGAFkBAABZBQAAAAA=&#10;">
              <v:fill on="f" focussize="0,0"/>
              <v:stroke on="f"/>
              <v:imagedata o:title=""/>
              <o:lock v:ext="edit" aspectratio="f"/>
              <v:textbox inset="0mm,0mm,0mm,0mm" style="mso-fit-shape-to-text:t;">
                <w:txbxContent>
                  <w:p w14:paraId="147AB01C">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0E489">
    <w:pPr>
      <w:pStyle w:val="9"/>
      <w:jc w:val="center"/>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2E4FB6">
                          <w:pPr>
                            <w:pStyle w:val="9"/>
                          </w:pPr>
                          <w:r>
                            <w:fldChar w:fldCharType="begin"/>
                          </w:r>
                          <w:r>
                            <w:instrText xml:space="preserve"> PAGE  \* MERGEFORMAT </w:instrText>
                          </w:r>
                          <w:r>
                            <w:fldChar w:fldCharType="separate"/>
                          </w:r>
                          <w:r>
                            <w:t>16</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ZM0qcgBAACZ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zcYhRL3vyhLlehBuDwmbKL3lCiPsVBgnVthN25VX4vG9ZD38UZ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CWTNKnIAQAAmQMAAA4AAAAAAAAAAQAgAAAAHgEAAGRycy9lMm9Eb2Mu&#10;eG1sUEsFBgAAAAAGAAYAWQEAAFgFAAAAAA==&#10;">
              <v:fill on="f" focussize="0,0"/>
              <v:stroke on="f"/>
              <v:imagedata o:title=""/>
              <o:lock v:ext="edit" aspectratio="f"/>
              <v:textbox inset="0mm,0mm,0mm,0mm" style="mso-fit-shape-to-text:t;">
                <w:txbxContent>
                  <w:p w14:paraId="7B2E4FB6">
                    <w:pPr>
                      <w:pStyle w:val="9"/>
                    </w:pPr>
                    <w:r>
                      <w:fldChar w:fldCharType="begin"/>
                    </w:r>
                    <w:r>
                      <w:instrText xml:space="preserve"> PAGE  \* MERGEFORMAT </w:instrText>
                    </w:r>
                    <w:r>
                      <w:fldChar w:fldCharType="separate"/>
                    </w:r>
                    <w:r>
                      <w:t>16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B68D2">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EA214">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A91B0">
    <w:pPr>
      <w:pStyle w:val="1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FA4C6">
    <w:pPr>
      <w:pStyle w:val="1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677A7">
    <w:pPr>
      <w:pStyle w:val="1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9F224">
    <w:pPr>
      <w:pStyle w:val="1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0E87D"/>
    <w:multiLevelType w:val="multilevel"/>
    <w:tmpl w:val="6000E87D"/>
    <w:lvl w:ilvl="0" w:tentative="0">
      <w:start w:val="1"/>
      <w:numFmt w:val="chineseCounting"/>
      <w:suff w:val="nothing"/>
      <w:lvlText w:val="%1、"/>
      <w:lvlJc w:val="center"/>
      <w:pPr>
        <w:tabs>
          <w:tab w:val="left" w:pos="0"/>
        </w:tabs>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pStyle w:val="3"/>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uccnu@163.com">
    <w15:presenceInfo w15:providerId="None" w15:userId="wuccnu@163.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numFmt w:val="decimalEnclosedCircleChines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2MTI4ODczOGNjNzM1NGFmNzM2ZGNkM2Q1YThhNWYifQ=="/>
  </w:docVars>
  <w:rsids>
    <w:rsidRoot w:val="00172A27"/>
    <w:rsid w:val="0003686A"/>
    <w:rsid w:val="00057E40"/>
    <w:rsid w:val="00063A36"/>
    <w:rsid w:val="00085C26"/>
    <w:rsid w:val="000D36E9"/>
    <w:rsid w:val="000F545A"/>
    <w:rsid w:val="00131EB5"/>
    <w:rsid w:val="00161F4A"/>
    <w:rsid w:val="00206D6A"/>
    <w:rsid w:val="00224446"/>
    <w:rsid w:val="002427DC"/>
    <w:rsid w:val="00243B21"/>
    <w:rsid w:val="003226D3"/>
    <w:rsid w:val="00337EC1"/>
    <w:rsid w:val="00344516"/>
    <w:rsid w:val="0034658E"/>
    <w:rsid w:val="003877C1"/>
    <w:rsid w:val="003D2813"/>
    <w:rsid w:val="003E6380"/>
    <w:rsid w:val="003F68DC"/>
    <w:rsid w:val="00464BA7"/>
    <w:rsid w:val="00496A37"/>
    <w:rsid w:val="004A0A2B"/>
    <w:rsid w:val="004A7DBC"/>
    <w:rsid w:val="004B0FB9"/>
    <w:rsid w:val="004B197A"/>
    <w:rsid w:val="00530D3A"/>
    <w:rsid w:val="00582B39"/>
    <w:rsid w:val="00600EAC"/>
    <w:rsid w:val="006059AB"/>
    <w:rsid w:val="006563A2"/>
    <w:rsid w:val="00665D92"/>
    <w:rsid w:val="006669F5"/>
    <w:rsid w:val="006E20E2"/>
    <w:rsid w:val="006E30E6"/>
    <w:rsid w:val="006E349A"/>
    <w:rsid w:val="006F5D5E"/>
    <w:rsid w:val="00710E9F"/>
    <w:rsid w:val="00733E90"/>
    <w:rsid w:val="0075194C"/>
    <w:rsid w:val="0076376A"/>
    <w:rsid w:val="00793B66"/>
    <w:rsid w:val="007C4F82"/>
    <w:rsid w:val="007D4101"/>
    <w:rsid w:val="00812469"/>
    <w:rsid w:val="00856AD3"/>
    <w:rsid w:val="00857A34"/>
    <w:rsid w:val="008D4732"/>
    <w:rsid w:val="008E19E9"/>
    <w:rsid w:val="00904653"/>
    <w:rsid w:val="009364E8"/>
    <w:rsid w:val="00955CC7"/>
    <w:rsid w:val="00992BE6"/>
    <w:rsid w:val="009C1685"/>
    <w:rsid w:val="009C4FA3"/>
    <w:rsid w:val="00A20C52"/>
    <w:rsid w:val="00A44954"/>
    <w:rsid w:val="00A73E05"/>
    <w:rsid w:val="00AB121F"/>
    <w:rsid w:val="00AC7E89"/>
    <w:rsid w:val="00AE39D3"/>
    <w:rsid w:val="00AE6564"/>
    <w:rsid w:val="00B04AEB"/>
    <w:rsid w:val="00B313F5"/>
    <w:rsid w:val="00B32431"/>
    <w:rsid w:val="00B625DD"/>
    <w:rsid w:val="00BD2DDF"/>
    <w:rsid w:val="00BE3783"/>
    <w:rsid w:val="00C17BC8"/>
    <w:rsid w:val="00C9255F"/>
    <w:rsid w:val="00D0316B"/>
    <w:rsid w:val="00D14EAF"/>
    <w:rsid w:val="00D4542E"/>
    <w:rsid w:val="00DB329F"/>
    <w:rsid w:val="00E25C54"/>
    <w:rsid w:val="00E27ED8"/>
    <w:rsid w:val="00E50E9D"/>
    <w:rsid w:val="00E563CB"/>
    <w:rsid w:val="00E709FA"/>
    <w:rsid w:val="00E92203"/>
    <w:rsid w:val="00EB6932"/>
    <w:rsid w:val="00EF29B7"/>
    <w:rsid w:val="00F33917"/>
    <w:rsid w:val="00F94807"/>
    <w:rsid w:val="00FB07D3"/>
    <w:rsid w:val="00FC712A"/>
    <w:rsid w:val="0195486A"/>
    <w:rsid w:val="01C7267B"/>
    <w:rsid w:val="01CB575A"/>
    <w:rsid w:val="02836463"/>
    <w:rsid w:val="02A91D81"/>
    <w:rsid w:val="02E2096C"/>
    <w:rsid w:val="037F7079"/>
    <w:rsid w:val="03935BDA"/>
    <w:rsid w:val="03BC0A04"/>
    <w:rsid w:val="04D952F3"/>
    <w:rsid w:val="06367DD0"/>
    <w:rsid w:val="06B6563E"/>
    <w:rsid w:val="0870581B"/>
    <w:rsid w:val="099866AB"/>
    <w:rsid w:val="09B32FC1"/>
    <w:rsid w:val="09F61D50"/>
    <w:rsid w:val="0A674B0B"/>
    <w:rsid w:val="0AE41BA8"/>
    <w:rsid w:val="0BAB4DBC"/>
    <w:rsid w:val="0C580770"/>
    <w:rsid w:val="0C8F704B"/>
    <w:rsid w:val="0D907DC5"/>
    <w:rsid w:val="0E3E03BA"/>
    <w:rsid w:val="0FF7237E"/>
    <w:rsid w:val="10BD35C7"/>
    <w:rsid w:val="111434E3"/>
    <w:rsid w:val="18507B1D"/>
    <w:rsid w:val="18D53478"/>
    <w:rsid w:val="193D5B0A"/>
    <w:rsid w:val="1971007E"/>
    <w:rsid w:val="1A06288C"/>
    <w:rsid w:val="1AA91585"/>
    <w:rsid w:val="1ACB7EC9"/>
    <w:rsid w:val="1AD60311"/>
    <w:rsid w:val="1C556DAA"/>
    <w:rsid w:val="1DC902C9"/>
    <w:rsid w:val="1DD12460"/>
    <w:rsid w:val="1DDA2041"/>
    <w:rsid w:val="20A764CE"/>
    <w:rsid w:val="21C916A0"/>
    <w:rsid w:val="241A2A47"/>
    <w:rsid w:val="24573FFD"/>
    <w:rsid w:val="24EE7CA7"/>
    <w:rsid w:val="252F3F10"/>
    <w:rsid w:val="2536529E"/>
    <w:rsid w:val="258767BF"/>
    <w:rsid w:val="263B4BC0"/>
    <w:rsid w:val="26502390"/>
    <w:rsid w:val="269009DE"/>
    <w:rsid w:val="26AB75C6"/>
    <w:rsid w:val="27277595"/>
    <w:rsid w:val="286B0971"/>
    <w:rsid w:val="28D74067"/>
    <w:rsid w:val="28D92CB7"/>
    <w:rsid w:val="2A1F5C2B"/>
    <w:rsid w:val="2A2042E6"/>
    <w:rsid w:val="2D403774"/>
    <w:rsid w:val="2D60538A"/>
    <w:rsid w:val="2E374561"/>
    <w:rsid w:val="2F2D4B53"/>
    <w:rsid w:val="2F990904"/>
    <w:rsid w:val="301E487A"/>
    <w:rsid w:val="30B17ECF"/>
    <w:rsid w:val="310F3573"/>
    <w:rsid w:val="31210BB1"/>
    <w:rsid w:val="31D65E3F"/>
    <w:rsid w:val="335F0629"/>
    <w:rsid w:val="33717097"/>
    <w:rsid w:val="338E62A6"/>
    <w:rsid w:val="34142C4F"/>
    <w:rsid w:val="348F22D5"/>
    <w:rsid w:val="36BE072A"/>
    <w:rsid w:val="3748158D"/>
    <w:rsid w:val="3B141786"/>
    <w:rsid w:val="3DBA771C"/>
    <w:rsid w:val="3E0B6E71"/>
    <w:rsid w:val="3E34499F"/>
    <w:rsid w:val="3E733699"/>
    <w:rsid w:val="3EE17DE6"/>
    <w:rsid w:val="3F052CED"/>
    <w:rsid w:val="3FBD23EC"/>
    <w:rsid w:val="3FED18E0"/>
    <w:rsid w:val="3FEF782A"/>
    <w:rsid w:val="40EA12CE"/>
    <w:rsid w:val="42674891"/>
    <w:rsid w:val="432212E9"/>
    <w:rsid w:val="433E55F2"/>
    <w:rsid w:val="434C71F8"/>
    <w:rsid w:val="470B287D"/>
    <w:rsid w:val="48B918E7"/>
    <w:rsid w:val="49105C83"/>
    <w:rsid w:val="4BD27220"/>
    <w:rsid w:val="4E3C6BD2"/>
    <w:rsid w:val="4E6579C4"/>
    <w:rsid w:val="4E7B594C"/>
    <w:rsid w:val="4F697E9B"/>
    <w:rsid w:val="4F754CAD"/>
    <w:rsid w:val="51247E35"/>
    <w:rsid w:val="51346287"/>
    <w:rsid w:val="513E2599"/>
    <w:rsid w:val="51932FAD"/>
    <w:rsid w:val="51DE42E5"/>
    <w:rsid w:val="52D01FDF"/>
    <w:rsid w:val="53A23114"/>
    <w:rsid w:val="53DB6E8D"/>
    <w:rsid w:val="562862A3"/>
    <w:rsid w:val="57D52571"/>
    <w:rsid w:val="58257FB9"/>
    <w:rsid w:val="591732B3"/>
    <w:rsid w:val="59B40739"/>
    <w:rsid w:val="5A15323E"/>
    <w:rsid w:val="5A81078E"/>
    <w:rsid w:val="5B12588A"/>
    <w:rsid w:val="5B440962"/>
    <w:rsid w:val="5CEE7CB9"/>
    <w:rsid w:val="5D4355F8"/>
    <w:rsid w:val="5E4B5DB4"/>
    <w:rsid w:val="5ED16D2D"/>
    <w:rsid w:val="5ED864A3"/>
    <w:rsid w:val="60AF76D8"/>
    <w:rsid w:val="61F7EC5F"/>
    <w:rsid w:val="620A2365"/>
    <w:rsid w:val="626967C2"/>
    <w:rsid w:val="62CC27C3"/>
    <w:rsid w:val="65064ED7"/>
    <w:rsid w:val="656A2221"/>
    <w:rsid w:val="65E72A9D"/>
    <w:rsid w:val="66F9345B"/>
    <w:rsid w:val="699658D9"/>
    <w:rsid w:val="6A1A2B98"/>
    <w:rsid w:val="6A3B7A6E"/>
    <w:rsid w:val="6B7E6624"/>
    <w:rsid w:val="6BE72746"/>
    <w:rsid w:val="6C4E4249"/>
    <w:rsid w:val="6CA4014F"/>
    <w:rsid w:val="6DD57F4B"/>
    <w:rsid w:val="6E6642CD"/>
    <w:rsid w:val="6EAF7575"/>
    <w:rsid w:val="6EEB2223"/>
    <w:rsid w:val="6FAA6D6C"/>
    <w:rsid w:val="7004359C"/>
    <w:rsid w:val="706B3E62"/>
    <w:rsid w:val="7075449A"/>
    <w:rsid w:val="70AE62FB"/>
    <w:rsid w:val="70F03A68"/>
    <w:rsid w:val="7118A970"/>
    <w:rsid w:val="73DD146E"/>
    <w:rsid w:val="73EA05CB"/>
    <w:rsid w:val="7423420D"/>
    <w:rsid w:val="74603708"/>
    <w:rsid w:val="7537114E"/>
    <w:rsid w:val="75BA294F"/>
    <w:rsid w:val="765C34A0"/>
    <w:rsid w:val="76F32E79"/>
    <w:rsid w:val="77143EE7"/>
    <w:rsid w:val="77216EC1"/>
    <w:rsid w:val="77E85551"/>
    <w:rsid w:val="77FB82D4"/>
    <w:rsid w:val="782C287B"/>
    <w:rsid w:val="78B33397"/>
    <w:rsid w:val="796F3CAB"/>
    <w:rsid w:val="7A8864A8"/>
    <w:rsid w:val="7A907F98"/>
    <w:rsid w:val="7BD23576"/>
    <w:rsid w:val="7BEC3136"/>
    <w:rsid w:val="7C453376"/>
    <w:rsid w:val="7CCC0275"/>
    <w:rsid w:val="7CDAE6A9"/>
    <w:rsid w:val="7CE00156"/>
    <w:rsid w:val="7DF54524"/>
    <w:rsid w:val="7DFFBAEC"/>
    <w:rsid w:val="7E145F64"/>
    <w:rsid w:val="7E7E33A8"/>
    <w:rsid w:val="7F2257ED"/>
    <w:rsid w:val="7F2E7DBD"/>
    <w:rsid w:val="7F786BF6"/>
    <w:rsid w:val="7FBB570D"/>
    <w:rsid w:val="7FFBFBDC"/>
    <w:rsid w:val="97BFE654"/>
    <w:rsid w:val="BBC7DE8F"/>
    <w:rsid w:val="BDDFDE8C"/>
    <w:rsid w:val="BF3F3E4F"/>
    <w:rsid w:val="CDBA0D4F"/>
    <w:rsid w:val="D7BB741A"/>
    <w:rsid w:val="DA7C72FB"/>
    <w:rsid w:val="DEFE22B8"/>
    <w:rsid w:val="DFFB9BD5"/>
    <w:rsid w:val="EDDD5D20"/>
    <w:rsid w:val="EF4B46CE"/>
    <w:rsid w:val="F4FF4CDA"/>
    <w:rsid w:val="F6B9E0A2"/>
    <w:rsid w:val="F71EF246"/>
    <w:rsid w:val="F7FBD863"/>
    <w:rsid w:val="F7FFC89C"/>
    <w:rsid w:val="FBBF9A5B"/>
    <w:rsid w:val="FCFF31A9"/>
    <w:rsid w:val="FD3F5CAE"/>
    <w:rsid w:val="FDEF24CF"/>
    <w:rsid w:val="FEDBB687"/>
    <w:rsid w:val="FEFF95E8"/>
    <w:rsid w:val="FF7EDF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1" w:semiHidden="0" w:name="Light Shading"/>
    <w:lsdException w:unhideWhenUsed="0" w:uiPriority="1" w:semiHidden="0" w:name="Light List"/>
    <w:lsdException w:unhideWhenUsed="0" w:uiPriority="1" w:semiHidden="0" w:name="Light Grid"/>
    <w:lsdException w:unhideWhenUsed="0" w:uiPriority="1" w:semiHidden="0" w:name="Medium Shading 1"/>
    <w:lsdException w:unhideWhenUsed="0" w:uiPriority="1" w:semiHidden="0" w:name="Medium Shading 2"/>
    <w:lsdException w:unhideWhenUsed="0" w:uiPriority="1" w:semiHidden="0" w:name="Medium List 1"/>
    <w:lsdException w:unhideWhenUsed="0" w:uiPriority="1" w:semiHidden="0" w:name="Medium List 2"/>
    <w:lsdException w:unhideWhenUsed="0" w:uiPriority="1" w:semiHidden="0" w:name="Medium Grid 1"/>
    <w:lsdException w:unhideWhenUsed="0" w:uiPriority="1" w:semiHidden="0" w:name="Medium Grid 2"/>
    <w:lsdException w:unhideWhenUsed="0" w:uiPriority="1" w:semiHidden="0" w:name="Medium Grid 3"/>
    <w:lsdException w:unhideWhenUsed="0" w:uiPriority="1" w:semiHidden="0" w:name="Dark List"/>
    <w:lsdException w:unhideWhenUsed="0" w:uiPriority="1" w:semiHidden="0" w:name="Colorful Shading"/>
    <w:lsdException w:unhideWhenUsed="0" w:uiPriority="1" w:semiHidden="0" w:name="Colorful List"/>
    <w:lsdException w:unhideWhenUsed="0" w:uiPriority="1" w:semiHidden="0" w:name="Colorful Grid"/>
    <w:lsdException w:unhideWhenUsed="0" w:uiPriority="1" w:semiHidden="0" w:name="Light Shading Accent 1"/>
    <w:lsdException w:unhideWhenUsed="0" w:uiPriority="1" w:semiHidden="0" w:name="Light List Accent 1"/>
    <w:lsdException w:unhideWhenUsed="0" w:uiPriority="1" w:semiHidden="0" w:name="Light Grid Accent 1"/>
    <w:lsdException w:unhideWhenUsed="0" w:uiPriority="1" w:semiHidden="0" w:name="Medium Shading 1 Accent 1"/>
    <w:lsdException w:unhideWhenUsed="0" w:uiPriority="1" w:semiHidden="0" w:name="Medium Shading 2 Accent 1"/>
    <w:lsdException w:unhideWhenUsed="0" w:uiPriority="1" w:semiHidden="0" w:name="Medium List 1 Accent 1"/>
    <w:lsdException w:uiPriority="99" w:semiHidden="0" w:name=""/>
    <w:lsdException w:unhideWhenUsed="0" w:uiPriority="1" w:semiHidden="0" w:name="Medium List 2 Accent 1"/>
    <w:lsdException w:unhideWhenUsed="0" w:uiPriority="1" w:semiHidden="0" w:name="Medium Grid 1 Accent 1"/>
    <w:lsdException w:unhideWhenUsed="0" w:uiPriority="1" w:semiHidden="0" w:name="Medium Grid 2 Accent 1"/>
    <w:lsdException w:unhideWhenUsed="0" w:uiPriority="1" w:semiHidden="0" w:name="Medium Grid 3 Accent 1"/>
    <w:lsdException w:unhideWhenUsed="0" w:uiPriority="1" w:semiHidden="0" w:name="Dark List Accent 1"/>
    <w:lsdException w:unhideWhenUsed="0" w:uiPriority="1" w:semiHidden="0" w:name="Colorful Shading Accent 1"/>
    <w:lsdException w:unhideWhenUsed="0" w:uiPriority="1" w:semiHidden="0" w:name="Colorful List Accent 1"/>
    <w:lsdException w:unhideWhenUsed="0" w:uiPriority="1" w:semiHidden="0" w:name="Colorful Grid Accent 1"/>
    <w:lsdException w:unhideWhenUsed="0" w:uiPriority="1" w:semiHidden="0" w:name="Light Shading Accent 2"/>
    <w:lsdException w:unhideWhenUsed="0" w:uiPriority="1" w:semiHidden="0" w:name="Light List Accent 2"/>
    <w:lsdException w:unhideWhenUsed="0" w:uiPriority="1" w:semiHidden="0" w:name="Light Grid Accent 2"/>
    <w:lsdException w:unhideWhenUsed="0" w:uiPriority="1" w:semiHidden="0" w:name="Medium Shading 1 Accent 2"/>
    <w:lsdException w:unhideWhenUsed="0" w:uiPriority="1" w:semiHidden="0" w:name="Medium Shading 2 Accent 2"/>
    <w:lsdException w:unhideWhenUsed="0" w:uiPriority="1" w:semiHidden="0" w:name="Medium List 1 Accent 2"/>
    <w:lsdException w:unhideWhenUsed="0" w:uiPriority="1" w:semiHidden="0" w:name="Medium List 2 Accent 2"/>
    <w:lsdException w:unhideWhenUsed="0" w:uiPriority="1" w:semiHidden="0" w:name="Medium Grid 1 Accent 2"/>
    <w:lsdException w:unhideWhenUsed="0" w:uiPriority="1" w:semiHidden="0" w:name="Medium Grid 2 Accent 2"/>
    <w:lsdException w:unhideWhenUsed="0" w:uiPriority="1" w:semiHidden="0" w:name="Medium Grid 3 Accent 2"/>
    <w:lsdException w:unhideWhenUsed="0" w:uiPriority="1" w:semiHidden="0" w:name="Dark List Accent 2"/>
    <w:lsdException w:unhideWhenUsed="0" w:uiPriority="1" w:semiHidden="0" w:name="Colorful Shading Accent 2"/>
    <w:lsdException w:unhideWhenUsed="0" w:uiPriority="1" w:semiHidden="0" w:name="Colorful List Accent 2"/>
    <w:lsdException w:unhideWhenUsed="0" w:uiPriority="1" w:semiHidden="0" w:name="Colorful Grid Accent 2"/>
    <w:lsdException w:unhideWhenUsed="0" w:uiPriority="1" w:semiHidden="0" w:name="Light Shading Accent 3"/>
    <w:lsdException w:unhideWhenUsed="0" w:uiPriority="1" w:semiHidden="0" w:name="Light List Accent 3"/>
    <w:lsdException w:unhideWhenUsed="0" w:uiPriority="1" w:semiHidden="0" w:name="Light Grid Accent 3"/>
    <w:lsdException w:unhideWhenUsed="0" w:uiPriority="1" w:semiHidden="0" w:name="Medium Shading 1 Accent 3"/>
    <w:lsdException w:unhideWhenUsed="0" w:uiPriority="1" w:semiHidden="0" w:name="Medium Shading 2 Accent 3"/>
    <w:lsdException w:unhideWhenUsed="0" w:uiPriority="1" w:semiHidden="0" w:name="Medium List 1 Accent 3"/>
    <w:lsdException w:unhideWhenUsed="0" w:uiPriority="1" w:semiHidden="0" w:name="Medium List 2 Accent 3"/>
    <w:lsdException w:unhideWhenUsed="0" w:uiPriority="1" w:semiHidden="0" w:name="Medium Grid 1 Accent 3"/>
    <w:lsdException w:unhideWhenUsed="0" w:uiPriority="1" w:semiHidden="0" w:name="Medium Grid 2 Accent 3"/>
    <w:lsdException w:unhideWhenUsed="0" w:uiPriority="1" w:semiHidden="0" w:name="Medium Grid 3 Accent 3"/>
    <w:lsdException w:unhideWhenUsed="0" w:uiPriority="1" w:semiHidden="0" w:name="Dark List Accent 3"/>
    <w:lsdException w:unhideWhenUsed="0" w:uiPriority="1" w:semiHidden="0" w:name="Colorful Shading Accent 3"/>
    <w:lsdException w:unhideWhenUsed="0" w:uiPriority="1" w:semiHidden="0" w:name="Colorful List Accent 3"/>
    <w:lsdException w:unhideWhenUsed="0" w:uiPriority="1" w:semiHidden="0" w:name="Colorful Grid Accent 3"/>
    <w:lsdException w:unhideWhenUsed="0" w:uiPriority="1" w:semiHidden="0" w:name="Light Shading Accent 4"/>
    <w:lsdException w:unhideWhenUsed="0" w:uiPriority="1" w:semiHidden="0" w:name="Light List Accent 4"/>
    <w:lsdException w:unhideWhenUsed="0" w:uiPriority="1" w:semiHidden="0" w:name="Light Grid Accent 4"/>
    <w:lsdException w:unhideWhenUsed="0" w:uiPriority="1" w:semiHidden="0" w:name="Medium Shading 1 Accent 4"/>
    <w:lsdException w:unhideWhenUsed="0" w:uiPriority="1" w:semiHidden="0" w:name="Medium Shading 2 Accent 4"/>
    <w:lsdException w:unhideWhenUsed="0" w:uiPriority="1" w:semiHidden="0" w:name="Medium List 1 Accent 4"/>
    <w:lsdException w:unhideWhenUsed="0" w:uiPriority="1" w:semiHidden="0" w:name="Medium List 2 Accent 4"/>
    <w:lsdException w:unhideWhenUsed="0" w:uiPriority="1" w:semiHidden="0" w:name="Medium Grid 1 Accent 4"/>
    <w:lsdException w:unhideWhenUsed="0" w:uiPriority="1" w:semiHidden="0" w:name="Medium Grid 2 Accent 4"/>
    <w:lsdException w:unhideWhenUsed="0" w:uiPriority="1" w:semiHidden="0" w:name="Medium Grid 3 Accent 4"/>
    <w:lsdException w:unhideWhenUsed="0" w:uiPriority="1" w:semiHidden="0" w:name="Dark List Accent 4"/>
    <w:lsdException w:unhideWhenUsed="0" w:uiPriority="1" w:semiHidden="0" w:name="Colorful Shading Accent 4"/>
    <w:lsdException w:unhideWhenUsed="0" w:uiPriority="1" w:semiHidden="0" w:name="Colorful List Accent 4"/>
    <w:lsdException w:unhideWhenUsed="0" w:uiPriority="1" w:semiHidden="0" w:name="Colorful Grid Accent 4"/>
    <w:lsdException w:unhideWhenUsed="0" w:uiPriority="1" w:semiHidden="0" w:name="Light Shading Accent 5"/>
    <w:lsdException w:unhideWhenUsed="0" w:uiPriority="1" w:semiHidden="0" w:name="Light List Accent 5"/>
    <w:lsdException w:unhideWhenUsed="0" w:uiPriority="1" w:semiHidden="0" w:name="Light Grid Accent 5"/>
    <w:lsdException w:unhideWhenUsed="0" w:uiPriority="1" w:semiHidden="0" w:name="Medium Shading 1 Accent 5"/>
    <w:lsdException w:unhideWhenUsed="0" w:uiPriority="1" w:semiHidden="0" w:name="Medium Shading 2 Accent 5"/>
    <w:lsdException w:unhideWhenUsed="0" w:uiPriority="1" w:semiHidden="0" w:name="Medium List 1 Accent 5"/>
    <w:lsdException w:unhideWhenUsed="0" w:uiPriority="1" w:semiHidden="0" w:name="Medium List 2 Accent 5"/>
    <w:lsdException w:unhideWhenUsed="0" w:uiPriority="1" w:semiHidden="0" w:name="Medium Grid 1 Accent 5"/>
    <w:lsdException w:unhideWhenUsed="0" w:uiPriority="1" w:semiHidden="0" w:name="Medium Grid 2 Accent 5"/>
    <w:lsdException w:unhideWhenUsed="0" w:uiPriority="1" w:semiHidden="0" w:name="Medium Grid 3 Accent 5"/>
    <w:lsdException w:unhideWhenUsed="0" w:uiPriority="1" w:semiHidden="0" w:name="Dark List Accent 5"/>
    <w:lsdException w:unhideWhenUsed="0" w:uiPriority="1" w:semiHidden="0" w:name="Colorful Shading Accent 5"/>
    <w:lsdException w:unhideWhenUsed="0" w:uiPriority="1" w:semiHidden="0" w:name="Colorful List Accent 5"/>
    <w:lsdException w:unhideWhenUsed="0" w:uiPriority="1" w:semiHidden="0" w:name="Colorful Grid Accent 5"/>
    <w:lsdException w:unhideWhenUsed="0" w:uiPriority="1" w:semiHidden="0" w:name="Light Shading Accent 6"/>
    <w:lsdException w:unhideWhenUsed="0" w:uiPriority="1" w:semiHidden="0" w:name="Light List Accent 6"/>
    <w:lsdException w:unhideWhenUsed="0" w:uiPriority="1" w:semiHidden="0" w:name="Light Grid Accent 6"/>
    <w:lsdException w:unhideWhenUsed="0" w:uiPriority="1" w:semiHidden="0" w:name="Medium Shading 1 Accent 6"/>
    <w:lsdException w:unhideWhenUsed="0" w:uiPriority="1" w:semiHidden="0" w:name="Medium Shading 2 Accent 6"/>
    <w:lsdException w:unhideWhenUsed="0" w:uiPriority="1" w:semiHidden="0" w:name="Medium List 1 Accent 6"/>
    <w:lsdException w:unhideWhenUsed="0" w:uiPriority="1" w:semiHidden="0" w:name="Medium List 2 Accent 6"/>
    <w:lsdException w:unhideWhenUsed="0" w:uiPriority="1" w:semiHidden="0" w:name="Medium Grid 1 Accent 6"/>
    <w:lsdException w:unhideWhenUsed="0" w:uiPriority="1" w:semiHidden="0" w:name="Medium Grid 2 Accent 6"/>
    <w:lsdException w:unhideWhenUsed="0" w:uiPriority="1" w:semiHidden="0" w:name="Medium Grid 3 Accent 6"/>
    <w:lsdException w:unhideWhenUsed="0" w:uiPriority="1" w:semiHidden="0" w:name="Dark List Accent 6"/>
    <w:lsdException w:unhideWhenUsed="0" w:uiPriority="1" w:semiHidden="0" w:name="Colorful Shading Accent 6"/>
    <w:lsdException w:unhideWhenUsed="0" w:uiPriority="1" w:semiHidden="0" w:name="Colorful List Accent 6"/>
    <w:lsdException w:unhideWhenUsed="0" w:uiPriority="1"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qFormat/>
    <w:uiPriority w:val="0"/>
    <w:pPr>
      <w:ind w:firstLine="0" w:firstLineChars="0"/>
      <w:outlineLvl w:val="1"/>
    </w:pPr>
    <w:rPr>
      <w:b/>
      <w:sz w:val="24"/>
      <w:szCs w:val="24"/>
    </w:rPr>
  </w:style>
  <w:style w:type="paragraph" w:styleId="3">
    <w:name w:val="heading 3"/>
    <w:basedOn w:val="1"/>
    <w:next w:val="1"/>
    <w:qFormat/>
    <w:uiPriority w:val="9"/>
    <w:pPr>
      <w:keepNext/>
      <w:keepLines/>
      <w:numPr>
        <w:ilvl w:val="2"/>
        <w:numId w:val="1"/>
      </w:numPr>
      <w:spacing w:line="300" w:lineRule="auto"/>
      <w:ind w:firstLine="480" w:firstLineChars="200"/>
      <w:outlineLvl w:val="2"/>
    </w:pPr>
    <w:rPr>
      <w:rFonts w:ascii="Times New Roman" w:hAnsi="Times New Roman" w:eastAsia="宋体"/>
      <w:bCs/>
      <w:kern w:val="0"/>
      <w:szCs w:val="32"/>
    </w:rPr>
  </w:style>
  <w:style w:type="character" w:default="1" w:styleId="16">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4">
    <w:name w:val="annotation text"/>
    <w:basedOn w:val="1"/>
    <w:link w:val="20"/>
    <w:uiPriority w:val="0"/>
    <w:pPr>
      <w:jc w:val="left"/>
    </w:pPr>
  </w:style>
  <w:style w:type="paragraph" w:styleId="5">
    <w:name w:val="Body Text"/>
    <w:basedOn w:val="1"/>
    <w:semiHidden/>
    <w:qFormat/>
    <w:uiPriority w:val="0"/>
    <w:rPr>
      <w:rFonts w:ascii="宋体" w:hAnsi="宋体" w:eastAsia="宋体" w:cs="宋体"/>
      <w:sz w:val="25"/>
      <w:szCs w:val="25"/>
      <w:lang w:val="en-US" w:eastAsia="en-US" w:bidi="ar-SA"/>
    </w:rPr>
  </w:style>
  <w:style w:type="paragraph" w:styleId="6">
    <w:name w:val="toc 3"/>
    <w:basedOn w:val="1"/>
    <w:next w:val="1"/>
    <w:uiPriority w:val="0"/>
    <w:pPr>
      <w:ind w:left="840" w:leftChars="400"/>
    </w:pPr>
  </w:style>
  <w:style w:type="paragraph" w:styleId="7">
    <w:name w:val="Plain Text"/>
    <w:basedOn w:val="1"/>
    <w:uiPriority w:val="0"/>
    <w:rPr>
      <w:rFonts w:ascii="宋体" w:hAnsi="Courier New"/>
    </w:rPr>
  </w:style>
  <w:style w:type="paragraph" w:styleId="8">
    <w:name w:val="Balloon Text"/>
    <w:basedOn w:val="1"/>
    <w:link w:val="21"/>
    <w:uiPriority w:val="0"/>
    <w:rPr>
      <w:rFonts w:ascii="宋体"/>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0"/>
  </w:style>
  <w:style w:type="paragraph" w:styleId="12">
    <w:name w:val="footnote text"/>
    <w:basedOn w:val="1"/>
    <w:semiHidden/>
    <w:uiPriority w:val="0"/>
    <w:pPr>
      <w:adjustRightInd w:val="0"/>
      <w:snapToGrid w:val="0"/>
      <w:spacing w:line="360" w:lineRule="atLeast"/>
      <w:jc w:val="left"/>
      <w:textAlignment w:val="baseline"/>
    </w:pPr>
    <w:rPr>
      <w:rFonts w:eastAsia="PMingLiU"/>
      <w:kern w:val="0"/>
      <w:sz w:val="20"/>
      <w:szCs w:val="20"/>
      <w:lang w:eastAsia="zh-TW"/>
    </w:rPr>
  </w:style>
  <w:style w:type="paragraph" w:styleId="13">
    <w:name w:val="toc 2"/>
    <w:basedOn w:val="1"/>
    <w:next w:val="1"/>
    <w:uiPriority w:val="0"/>
    <w:pPr>
      <w:ind w:left="420" w:leftChars="200"/>
    </w:pPr>
  </w:style>
  <w:style w:type="paragraph" w:styleId="14">
    <w:name w:val="annotation subject"/>
    <w:basedOn w:val="4"/>
    <w:next w:val="4"/>
    <w:link w:val="22"/>
    <w:uiPriority w:val="0"/>
    <w:rPr>
      <w:b/>
      <w:bCs/>
    </w:rPr>
  </w:style>
  <w:style w:type="character" w:styleId="17">
    <w:name w:val="page number"/>
    <w:uiPriority w:val="0"/>
  </w:style>
  <w:style w:type="character" w:styleId="18">
    <w:name w:val="annotation reference"/>
    <w:uiPriority w:val="0"/>
    <w:rPr>
      <w:sz w:val="21"/>
      <w:szCs w:val="21"/>
    </w:rPr>
  </w:style>
  <w:style w:type="character" w:styleId="19">
    <w:name w:val="footnote reference"/>
    <w:uiPriority w:val="0"/>
    <w:rPr>
      <w:vertAlign w:val="superscript"/>
    </w:rPr>
  </w:style>
  <w:style w:type="character" w:customStyle="1" w:styleId="20">
    <w:name w:val="批注文字 字符"/>
    <w:link w:val="4"/>
    <w:uiPriority w:val="0"/>
    <w:rPr>
      <w:kern w:val="2"/>
      <w:sz w:val="21"/>
      <w:szCs w:val="24"/>
    </w:rPr>
  </w:style>
  <w:style w:type="character" w:customStyle="1" w:styleId="21">
    <w:name w:val="批注框文本 字符"/>
    <w:link w:val="8"/>
    <w:uiPriority w:val="0"/>
    <w:rPr>
      <w:rFonts w:ascii="宋体"/>
      <w:kern w:val="2"/>
      <w:sz w:val="18"/>
      <w:szCs w:val="18"/>
    </w:rPr>
  </w:style>
  <w:style w:type="character" w:customStyle="1" w:styleId="22">
    <w:name w:val="批注主题 字符"/>
    <w:link w:val="14"/>
    <w:uiPriority w:val="0"/>
    <w:rPr>
      <w:b/>
      <w:bCs/>
      <w:kern w:val="2"/>
      <w:sz w:val="21"/>
      <w:szCs w:val="24"/>
    </w:rPr>
  </w:style>
  <w:style w:type="character" w:customStyle="1" w:styleId="23">
    <w:name w:val="论文题目 Char"/>
    <w:uiPriority w:val="0"/>
    <w:rPr>
      <w:rFonts w:eastAsia="黑体"/>
      <w:kern w:val="2"/>
      <w:sz w:val="32"/>
      <w:szCs w:val="24"/>
      <w:lang w:val="en-US" w:eastAsia="zh-CN" w:bidi="ar-SA"/>
    </w:rPr>
  </w:style>
  <w:style w:type="paragraph" w:customStyle="1" w:styleId="24">
    <w:name w:val="论文正文"/>
    <w:basedOn w:val="1"/>
    <w:uiPriority w:val="0"/>
    <w:pPr>
      <w:spacing w:line="300" w:lineRule="auto"/>
      <w:ind w:firstLine="540" w:firstLineChars="225"/>
    </w:pPr>
    <w:rPr>
      <w:rFonts w:cs="Arial"/>
      <w:kern w:val="0"/>
      <w:sz w:val="24"/>
    </w:rPr>
  </w:style>
  <w:style w:type="paragraph" w:customStyle="1" w:styleId="25">
    <w:name w:val="论文注释"/>
    <w:basedOn w:val="24"/>
    <w:uiPriority w:val="0"/>
    <w:pPr>
      <w:spacing w:line="240" w:lineRule="auto"/>
    </w:pPr>
    <w:rPr>
      <w:sz w:val="21"/>
    </w:rPr>
  </w:style>
  <w:style w:type="paragraph" w:customStyle="1" w:styleId="26">
    <w:name w:val="论文题目"/>
    <w:basedOn w:val="1"/>
    <w:uiPriority w:val="0"/>
    <w:pPr>
      <w:spacing w:afterLines="100"/>
      <w:jc w:val="center"/>
    </w:pPr>
    <w:rPr>
      <w:rFonts w:eastAsia="黑体"/>
      <w:b/>
      <w:sz w:val="36"/>
      <w:szCs w:val="36"/>
    </w:rPr>
  </w:style>
  <w:style w:type="paragraph" w:styleId="27">
    <w:name w:val=""/>
    <w:unhideWhenUsed/>
    <w:uiPriority w:val="99"/>
    <w:rPr>
      <w:kern w:val="2"/>
      <w:sz w:val="21"/>
      <w:szCs w:val="24"/>
      <w:lang w:val="en-US" w:eastAsia="zh-CN" w:bidi="ar-SA"/>
    </w:rPr>
  </w:style>
  <w:style w:type="paragraph" w:customStyle="1" w:styleId="28">
    <w:name w:val="Table Text"/>
    <w:basedOn w:val="1"/>
    <w:semiHidden/>
    <w:qFormat/>
    <w:uiPriority w:val="0"/>
    <w:rPr>
      <w:rFonts w:ascii="宋体" w:hAnsi="宋体" w:cs="宋体"/>
      <w:sz w:val="19"/>
      <w:szCs w:val="19"/>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3061</Words>
  <Characters>17450</Characters>
  <Lines>145</Lines>
  <Paragraphs>40</Paragraphs>
  <TotalTime>0</TotalTime>
  <ScaleCrop>false</ScaleCrop>
  <LinksUpToDate>false</LinksUpToDate>
  <CharactersWithSpaces>20471</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2024-12-04T18:32:00Z</dcterms:created>
  <dc:creator>zhengdongxiao</dc:creator>
  <cp:lastModifiedBy>至尊宝</cp:lastModifiedBy>
  <cp:lastPrinted>2023-11-23T18:53:00Z</cp:lastPrinted>
  <dcterms:modified xsi:type="dcterms:W3CDTF">2026-03-06T09:28:47Z</dcterms:modified>
  <dc:title>目  录</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571F7B7E5096E13ECF2DAA6902AC599F_43</vt:lpwstr>
  </property>
  <property fmtid="{D5CDD505-2E9C-101B-9397-08002B2CF9AE}" pid="4" name="KSOTemplateDocerSaveRecord">
    <vt:lpwstr>eyJoZGlkIjoiNjM2M2QyNTc5ZDg4NTI2NmMzMmE3ZGQ3MjExNjZkMmYiLCJ1c2VySWQiOiI2NDcyODk4MjQifQ==</vt:lpwstr>
  </property>
</Properties>
</file>